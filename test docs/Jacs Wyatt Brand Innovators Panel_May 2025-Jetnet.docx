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D32D" w14:textId="669754B5" w:rsidR="00844CD2" w:rsidRPr="007F05DB" w:rsidRDefault="00844CD2" w:rsidP="00844CD2">
      <w:pPr>
        <w:spacing w:after="0"/>
        <w:rPr>
          <w:b/>
          <w:bCs/>
          <w:color w:val="4472C4" w:themeColor="accent1"/>
          <w:sz w:val="24"/>
          <w:szCs w:val="24"/>
        </w:rPr>
      </w:pPr>
    </w:p>
    <w:p w14:paraId="4FD743F4" w14:textId="650CBA48" w:rsidR="00844CD2" w:rsidRPr="007060E9" w:rsidRDefault="00844CD2" w:rsidP="00844CD2">
      <w:pPr>
        <w:spacing w:after="0"/>
        <w:rPr>
          <w:b/>
          <w:bCs/>
          <w:sz w:val="24"/>
          <w:szCs w:val="24"/>
        </w:rPr>
      </w:pPr>
      <w:r w:rsidRPr="007060E9">
        <w:rPr>
          <w:b/>
          <w:bCs/>
          <w:sz w:val="24"/>
          <w:szCs w:val="24"/>
        </w:rPr>
        <w:t>Jetnet – May 13</w:t>
      </w:r>
    </w:p>
    <w:p w14:paraId="0530CB83" w14:textId="77777777" w:rsidR="00844CD2" w:rsidRDefault="00844CD2" w:rsidP="00844CD2">
      <w:pPr>
        <w:spacing w:after="0"/>
      </w:pPr>
    </w:p>
    <w:p w14:paraId="2A062344" w14:textId="239CACA6" w:rsidR="00734B4B" w:rsidRDefault="00734B4B" w:rsidP="00844CD2">
      <w:pPr>
        <w:spacing w:after="0"/>
      </w:pPr>
      <w:r>
        <w:rPr>
          <w:noProof/>
        </w:rPr>
        <w:drawing>
          <wp:inline distT="0" distB="0" distL="0" distR="0" wp14:anchorId="5EBC5746" wp14:editId="2AF07797">
            <wp:extent cx="2773444" cy="1573167"/>
            <wp:effectExtent l="0" t="0" r="8255" b="8255"/>
            <wp:docPr id="45988884" name="Picture 1" descr="A couple of women sitting on a stag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E437F78-7831-4420-ADD6-5377387E02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8884" name="Picture 1" descr="A couple of women sitting on a stage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917"/>
                    <a:stretch/>
                  </pic:blipFill>
                  <pic:spPr bwMode="auto">
                    <a:xfrm>
                      <a:off x="0" y="0"/>
                      <a:ext cx="2839634" cy="1610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71986">
        <w:t xml:space="preserve">         </w:t>
      </w:r>
      <w:r w:rsidR="00371986">
        <w:rPr>
          <w:noProof/>
        </w:rPr>
        <w:drawing>
          <wp:inline distT="0" distB="0" distL="0" distR="0" wp14:anchorId="57F26919" wp14:editId="4C9820DD">
            <wp:extent cx="2374125" cy="1582750"/>
            <wp:effectExtent l="0" t="0" r="7620" b="0"/>
            <wp:docPr id="1210418572" name="Picture 2" descr="Several trophies on a wall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5150A51-7D76-4D94-89D0-1DE6700A4E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18572" name="Picture 2" descr="Several trophies on a wall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093" cy="159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0792" w14:textId="77777777" w:rsidR="00734B4B" w:rsidRDefault="00734B4B" w:rsidP="00844CD2">
      <w:pPr>
        <w:spacing w:after="0"/>
      </w:pPr>
    </w:p>
    <w:p w14:paraId="4962F46C" w14:textId="77777777" w:rsidR="00734B4B" w:rsidRDefault="00734B4B" w:rsidP="00844CD2">
      <w:pPr>
        <w:spacing w:after="0"/>
      </w:pPr>
    </w:p>
    <w:p w14:paraId="189BE9C9" w14:textId="501E4A69" w:rsidR="00844CD2" w:rsidRPr="00844CD2" w:rsidRDefault="00844CD2" w:rsidP="00844CD2">
      <w:pPr>
        <w:spacing w:after="0"/>
        <w:rPr>
          <w:b/>
          <w:bCs/>
        </w:rPr>
      </w:pPr>
      <w:proofErr w:type="spellStart"/>
      <w:r w:rsidRPr="00844CD2">
        <w:rPr>
          <w:b/>
          <w:bCs/>
        </w:rPr>
        <w:t>Jac</w:t>
      </w:r>
      <w:r>
        <w:rPr>
          <w:b/>
          <w:bCs/>
        </w:rPr>
        <w:t>s</w:t>
      </w:r>
      <w:proofErr w:type="spellEnd"/>
      <w:r w:rsidRPr="00844CD2">
        <w:rPr>
          <w:b/>
          <w:bCs/>
        </w:rPr>
        <w:t xml:space="preserve"> Wyatt </w:t>
      </w:r>
      <w:r>
        <w:rPr>
          <w:b/>
          <w:bCs/>
        </w:rPr>
        <w:t>h</w:t>
      </w:r>
      <w:r w:rsidRPr="00844CD2">
        <w:rPr>
          <w:b/>
          <w:bCs/>
        </w:rPr>
        <w:t xml:space="preserve">ighlights </w:t>
      </w:r>
      <w:r>
        <w:rPr>
          <w:b/>
          <w:bCs/>
        </w:rPr>
        <w:t>p</w:t>
      </w:r>
      <w:r w:rsidRPr="00844CD2">
        <w:rPr>
          <w:b/>
          <w:bCs/>
        </w:rPr>
        <w:t xml:space="preserve">ower of </w:t>
      </w:r>
      <w:r>
        <w:rPr>
          <w:b/>
          <w:bCs/>
        </w:rPr>
        <w:t>l</w:t>
      </w:r>
      <w:r w:rsidRPr="00844CD2">
        <w:rPr>
          <w:b/>
          <w:bCs/>
        </w:rPr>
        <w:t xml:space="preserve">eadership at </w:t>
      </w:r>
      <w:r>
        <w:rPr>
          <w:b/>
          <w:bCs/>
        </w:rPr>
        <w:t>t</w:t>
      </w:r>
      <w:r w:rsidRPr="00844CD2">
        <w:rPr>
          <w:b/>
          <w:bCs/>
        </w:rPr>
        <w:t xml:space="preserve">op </w:t>
      </w:r>
      <w:r>
        <w:rPr>
          <w:b/>
          <w:bCs/>
        </w:rPr>
        <w:t>i</w:t>
      </w:r>
      <w:r w:rsidRPr="00844CD2">
        <w:rPr>
          <w:b/>
          <w:bCs/>
        </w:rPr>
        <w:t xml:space="preserve">ndustry </w:t>
      </w:r>
      <w:r>
        <w:rPr>
          <w:b/>
          <w:bCs/>
        </w:rPr>
        <w:t>s</w:t>
      </w:r>
      <w:r w:rsidRPr="00844CD2">
        <w:rPr>
          <w:b/>
          <w:bCs/>
        </w:rPr>
        <w:t>ummit</w:t>
      </w:r>
    </w:p>
    <w:p w14:paraId="30647181" w14:textId="77777777" w:rsidR="00844CD2" w:rsidRPr="00844CD2" w:rsidRDefault="00844CD2" w:rsidP="00844CD2">
      <w:pPr>
        <w:spacing w:after="0"/>
      </w:pPr>
    </w:p>
    <w:p w14:paraId="66375467" w14:textId="2FEF0291" w:rsidR="00D63AE2" w:rsidRDefault="00D63AE2" w:rsidP="00D63AE2">
      <w:pPr>
        <w:spacing w:after="0"/>
      </w:pPr>
      <w:r>
        <w:t xml:space="preserve">Some of the brightest minds in </w:t>
      </w:r>
      <w:r w:rsidR="0F54411C">
        <w:t xml:space="preserve">marketing </w:t>
      </w:r>
      <w:r>
        <w:t xml:space="preserve">strategy gathered recently at </w:t>
      </w:r>
      <w:r w:rsidRPr="494AE0DC">
        <w:rPr>
          <w:i/>
          <w:iCs/>
        </w:rPr>
        <w:t>The Star</w:t>
      </w:r>
      <w:r>
        <w:t xml:space="preserve"> in Frisco</w:t>
      </w:r>
      <w:r w:rsidR="00CE4DCF">
        <w:t>, Texas</w:t>
      </w:r>
      <w:r w:rsidR="40A9FF20">
        <w:t xml:space="preserve"> </w:t>
      </w:r>
      <w:r>
        <w:t>—</w:t>
      </w:r>
      <w:r w:rsidR="40A9FF20">
        <w:t xml:space="preserve"> </w:t>
      </w:r>
      <w:r>
        <w:t>home of the Dallas Cowboys</w:t>
      </w:r>
      <w:r w:rsidR="20B1B15E">
        <w:t xml:space="preserve"> </w:t>
      </w:r>
      <w:r>
        <w:t>—</w:t>
      </w:r>
      <w:r w:rsidR="20B1B15E">
        <w:t xml:space="preserve"> </w:t>
      </w:r>
      <w:r>
        <w:t>for the Brand Innovators Sports, Media and Entertainment Summit. The event brought together global leaders like Nike, PepsiCo, Amazon and Google alongside emerging disruptors. For America</w:t>
      </w:r>
      <w:r w:rsidR="00CE4DCF">
        <w:t>n</w:t>
      </w:r>
      <w:r>
        <w:t>, it was a chance to connect with pioneers across industries and think differently about how to engage customers</w:t>
      </w:r>
      <w:r w:rsidR="130EBA3E">
        <w:t xml:space="preserve"> </w:t>
      </w:r>
      <w:r>
        <w:t>and lead teams.</w:t>
      </w:r>
    </w:p>
    <w:p w14:paraId="73ADE2FC" w14:textId="77777777" w:rsidR="00D63AE2" w:rsidRDefault="00D63AE2" w:rsidP="00D63AE2">
      <w:pPr>
        <w:spacing w:after="0"/>
      </w:pPr>
    </w:p>
    <w:p w14:paraId="62C6A8C4" w14:textId="7F42504F" w:rsidR="00D63AE2" w:rsidRDefault="00D63AE2" w:rsidP="00D63AE2">
      <w:pPr>
        <w:spacing w:after="0"/>
      </w:pPr>
      <w:r>
        <w:t xml:space="preserve">Representing American, </w:t>
      </w:r>
      <w:proofErr w:type="spellStart"/>
      <w:r w:rsidRPr="79F33E19">
        <w:rPr>
          <w:b/>
          <w:bCs/>
        </w:rPr>
        <w:t>Jacs</w:t>
      </w:r>
      <w:proofErr w:type="spellEnd"/>
      <w:r w:rsidRPr="79F33E19">
        <w:rPr>
          <w:b/>
          <w:bCs/>
        </w:rPr>
        <w:t xml:space="preserve"> Wyatt</w:t>
      </w:r>
      <w:r>
        <w:t xml:space="preserve">, Managing Director of </w:t>
      </w:r>
      <w:r w:rsidR="32AE2BCE">
        <w:t>Global</w:t>
      </w:r>
      <w:r>
        <w:t xml:space="preserve"> Marketing, stood out for more than the airline’s bold creative campaigns. Her session offered a compelling take on leadership and resilience</w:t>
      </w:r>
      <w:r w:rsidR="7739D37D">
        <w:t xml:space="preserve"> </w:t>
      </w:r>
      <w:r>
        <w:t>—</w:t>
      </w:r>
      <w:r w:rsidR="7739D37D">
        <w:t xml:space="preserve"> </w:t>
      </w:r>
      <w:r>
        <w:t>both in marketing and in people management.</w:t>
      </w:r>
    </w:p>
    <w:p w14:paraId="5AA9B0C3" w14:textId="77777777" w:rsidR="00D63AE2" w:rsidRDefault="00D63AE2" w:rsidP="00D63AE2">
      <w:pPr>
        <w:spacing w:after="0"/>
      </w:pPr>
    </w:p>
    <w:p w14:paraId="3AEEFCC3" w14:textId="1E9B61A6" w:rsidR="00D63AE2" w:rsidRDefault="00D63AE2" w:rsidP="00D63AE2">
      <w:pPr>
        <w:spacing w:after="0"/>
      </w:pPr>
      <w:r>
        <w:t>Wyatt structured her session around three iconic sports quotes, drawing from Jim Valvano, Vince Lombardi and Michael Jordan. “Don’t give up on yourself</w:t>
      </w:r>
      <w:r w:rsidR="669CBA13">
        <w:t xml:space="preserve">, </w:t>
      </w:r>
      <w:r>
        <w:t>and don’t give up on the power of connection,” she told a packed room, echoing Valvano. “Resilience isn’t about going it alone. It’s about believing in your value and knowing when to collaborate, when to listen</w:t>
      </w:r>
      <w:r w:rsidR="5019C8B3">
        <w:t xml:space="preserve"> </w:t>
      </w:r>
      <w:r>
        <w:t>and when to lead.”</w:t>
      </w:r>
    </w:p>
    <w:p w14:paraId="7D638919" w14:textId="77777777" w:rsidR="00D63AE2" w:rsidRDefault="00D63AE2" w:rsidP="00D63AE2">
      <w:pPr>
        <w:spacing w:after="0"/>
      </w:pPr>
    </w:p>
    <w:p w14:paraId="58ACCA6B" w14:textId="40E01634" w:rsidR="00D63AE2" w:rsidRDefault="00D63AE2" w:rsidP="00D63AE2">
      <w:pPr>
        <w:spacing w:after="0"/>
      </w:pPr>
      <w:r>
        <w:t>She shared how strong, intentional leadership</w:t>
      </w:r>
      <w:r w:rsidR="00664995">
        <w:t xml:space="preserve"> </w:t>
      </w:r>
      <w:r>
        <w:t xml:space="preserve">unlocks better collaboration across teams and disciplines, allowing bold ideas to take flight. She spotlighted how American’s marketing organization is breaking new ground, not just in storytelling and </w:t>
      </w:r>
      <w:r w:rsidR="5C040F00">
        <w:t xml:space="preserve">marketing </w:t>
      </w:r>
      <w:r>
        <w:t>innovation, but in how teams are empowered and aligned.</w:t>
      </w:r>
    </w:p>
    <w:p w14:paraId="0D16B9C6" w14:textId="77777777" w:rsidR="00D63AE2" w:rsidRDefault="00D63AE2" w:rsidP="00D63AE2">
      <w:pPr>
        <w:spacing w:after="0"/>
      </w:pPr>
    </w:p>
    <w:p w14:paraId="3BE196E1" w14:textId="6B3CB2F9" w:rsidR="00D63AE2" w:rsidRDefault="00D63AE2" w:rsidP="00D63AE2">
      <w:pPr>
        <w:spacing w:after="0"/>
      </w:pPr>
      <w:r>
        <w:t>Quoting Lombardi, she added, “</w:t>
      </w:r>
      <w:r w:rsidR="00A96EE0">
        <w:t>I</w:t>
      </w:r>
      <w:r w:rsidR="3581E7D4">
        <w:t>f we chase perfection, we can catch excellence</w:t>
      </w:r>
      <w:r w:rsidR="00AA251E">
        <w:t>.</w:t>
      </w:r>
      <w:r>
        <w:t xml:space="preserve">” </w:t>
      </w:r>
      <w:proofErr w:type="spellStart"/>
      <w:r>
        <w:t>Jacs</w:t>
      </w:r>
      <w:proofErr w:type="spellEnd"/>
      <w:r>
        <w:t xml:space="preserve"> encouraged leaders to act like business owners, embrace challenges and course</w:t>
      </w:r>
      <w:r w:rsidR="0E89DC21">
        <w:t xml:space="preserve"> </w:t>
      </w:r>
      <w:r>
        <w:t>correct in real time</w:t>
      </w:r>
      <w:r w:rsidR="7C0BB36B">
        <w:t xml:space="preserve"> </w:t>
      </w:r>
      <w:r>
        <w:t>—</w:t>
      </w:r>
      <w:r w:rsidR="7C0BB36B">
        <w:t xml:space="preserve"> </w:t>
      </w:r>
      <w:r>
        <w:t>skills that are just as essential in leading people as in launching campaigns.</w:t>
      </w:r>
    </w:p>
    <w:p w14:paraId="5866072F" w14:textId="77777777" w:rsidR="00D63AE2" w:rsidRDefault="00D63AE2" w:rsidP="00D63AE2">
      <w:pPr>
        <w:spacing w:after="0"/>
      </w:pPr>
    </w:p>
    <w:p w14:paraId="5D2E80EC" w14:textId="77777777" w:rsidR="00D63AE2" w:rsidRDefault="00D63AE2" w:rsidP="00D63AE2">
      <w:pPr>
        <w:spacing w:after="0"/>
      </w:pPr>
    </w:p>
    <w:p w14:paraId="5C14B852" w14:textId="77777777" w:rsidR="00D63AE2" w:rsidRDefault="00D63AE2" w:rsidP="00D63AE2">
      <w:pPr>
        <w:spacing w:after="0"/>
      </w:pPr>
    </w:p>
    <w:p w14:paraId="21F012C8" w14:textId="6B5AF7E4" w:rsidR="00D63AE2" w:rsidRDefault="00D63AE2" w:rsidP="00D63AE2">
      <w:pPr>
        <w:spacing w:after="0"/>
      </w:pPr>
      <w:r>
        <w:t>Her message resonate</w:t>
      </w:r>
      <w:r w:rsidR="00796B96">
        <w:t>s</w:t>
      </w:r>
      <w:r>
        <w:t xml:space="preserve"> far beyond </w:t>
      </w:r>
      <w:r w:rsidR="00796B96">
        <w:t>marketing teams</w:t>
      </w:r>
      <w:r>
        <w:t>. “I’ve failed over and over again</w:t>
      </w:r>
      <w:r w:rsidR="514B429B">
        <w:t xml:space="preserve">, </w:t>
      </w:r>
      <w:r>
        <w:t xml:space="preserve">and that’s why I succeed,” she said, quoting Jordan. “Failure isn’t the opposite of </w:t>
      </w:r>
      <w:proofErr w:type="gramStart"/>
      <w:r>
        <w:t>success</w:t>
      </w:r>
      <w:r w:rsidR="0CB45883">
        <w:t>,</w:t>
      </w:r>
      <w:proofErr w:type="gramEnd"/>
      <w:r w:rsidR="0CB45883">
        <w:t xml:space="preserve"> </w:t>
      </w:r>
      <w:r>
        <w:t>it’s the foundation of it.”</w:t>
      </w:r>
    </w:p>
    <w:p w14:paraId="6942BC66" w14:textId="77777777" w:rsidR="00D63AE2" w:rsidRDefault="00D63AE2" w:rsidP="00D63AE2">
      <w:pPr>
        <w:spacing w:after="0"/>
      </w:pPr>
    </w:p>
    <w:p w14:paraId="40427929" w14:textId="58C71C25" w:rsidR="00D63AE2" w:rsidRDefault="00D63AE2" w:rsidP="00D63AE2">
      <w:pPr>
        <w:spacing w:after="0"/>
      </w:pPr>
      <w:r>
        <w:t xml:space="preserve">With American recently announced as the </w:t>
      </w:r>
      <w:ins w:id="0" w:author="Mejia, Steven" w:date="2025-05-12T18:38:00Z">
        <w:r>
          <w:fldChar w:fldCharType="begin"/>
        </w:r>
        <w:r>
          <w:instrText xml:space="preserve">HYPERLINK "https://news.aa.com/news/news-details/2025/American-Airlines-named-official-airline-Of-U-S--Soccer-In-multiyear-partnership-to-unlock-exclusive-matchday-experiences-for-fans-nationwide-MKG-OTH-05/" </w:instrText>
        </w:r>
        <w:r>
          <w:fldChar w:fldCharType="separate"/>
        </w:r>
        <w:r w:rsidRPr="1139B2F3">
          <w:rPr>
            <w:rStyle w:val="Hyperlink"/>
          </w:rPr>
          <w:t>Official Airline of U.S. Soccer</w:t>
        </w:r>
        <w:r>
          <w:fldChar w:fldCharType="end"/>
        </w:r>
      </w:ins>
      <w:r>
        <w:t xml:space="preserve"> and the </w:t>
      </w:r>
      <w:hyperlink r:id="rId8" w:history="1">
        <w:r w:rsidRPr="00DE5C5B">
          <w:rPr>
            <w:rStyle w:val="Hyperlink"/>
          </w:rPr>
          <w:t>Official North American Airline Supplier for the FIFA World Cup 2026</w:t>
        </w:r>
        <w:r w:rsidRPr="00DE5C5B">
          <w:rPr>
            <w:rStyle w:val="Hyperlink"/>
          </w:rPr>
          <w:t>™</w:t>
        </w:r>
      </w:hyperlink>
      <w:r>
        <w:t xml:space="preserve">, </w:t>
      </w:r>
      <w:proofErr w:type="spellStart"/>
      <w:r>
        <w:t>Jacs</w:t>
      </w:r>
      <w:proofErr w:type="spellEnd"/>
      <w:r>
        <w:t xml:space="preserve"> </w:t>
      </w:r>
      <w:r w:rsidR="1BE06485">
        <w:t>was</w:t>
      </w:r>
      <w:r>
        <w:t xml:space="preserve"> a </w:t>
      </w:r>
      <w:r w:rsidR="1BE06485">
        <w:t xml:space="preserve">popular source for </w:t>
      </w:r>
      <w:r w:rsidR="052FE2E7">
        <w:t xml:space="preserve">questions and </w:t>
      </w:r>
      <w:r w:rsidR="0CC4AE4C">
        <w:t>advice</w:t>
      </w:r>
      <w:r w:rsidR="052FE2E7">
        <w:t xml:space="preserve"> </w:t>
      </w:r>
      <w:r>
        <w:t>on leadership in the evolving intersection of brand, culture and sport.</w:t>
      </w:r>
    </w:p>
    <w:p w14:paraId="64B239DA" w14:textId="77777777" w:rsidR="00D63AE2" w:rsidRDefault="00D63AE2" w:rsidP="00D63AE2">
      <w:pPr>
        <w:spacing w:after="0"/>
      </w:pPr>
    </w:p>
    <w:p w14:paraId="5F99FD3D" w14:textId="3DDDE7D3" w:rsidR="00956FFB" w:rsidRDefault="00D63AE2" w:rsidP="00D63AE2">
      <w:pPr>
        <w:spacing w:after="0"/>
        <w:rPr>
          <w:i/>
          <w:iCs/>
        </w:rPr>
      </w:pPr>
      <w:r w:rsidRPr="00C512CD">
        <w:rPr>
          <w:i/>
          <w:iCs/>
        </w:rPr>
        <w:t>This story launches a new internal series spotlighting exceptional people leaders across American</w:t>
      </w:r>
      <w:r w:rsidR="2F2648CA" w:rsidRPr="6AC9B225">
        <w:rPr>
          <w:i/>
          <w:iCs/>
        </w:rPr>
        <w:t xml:space="preserve"> </w:t>
      </w:r>
      <w:r w:rsidRPr="00C512CD">
        <w:rPr>
          <w:i/>
          <w:iCs/>
        </w:rPr>
        <w:t>—</w:t>
      </w:r>
      <w:r w:rsidR="2F2648CA" w:rsidRPr="46B0AB92">
        <w:rPr>
          <w:i/>
          <w:iCs/>
        </w:rPr>
        <w:t xml:space="preserve"> </w:t>
      </w:r>
      <w:r w:rsidRPr="00C512CD">
        <w:rPr>
          <w:i/>
          <w:iCs/>
        </w:rPr>
        <w:t>those shaping the future of our business with vision, creativity and courage.</w:t>
      </w:r>
    </w:p>
    <w:p w14:paraId="26F597FA" w14:textId="77777777" w:rsidR="000B717E" w:rsidRDefault="000B717E" w:rsidP="00D63AE2">
      <w:pPr>
        <w:spacing w:after="0"/>
        <w:rPr>
          <w:i/>
          <w:iCs/>
        </w:rPr>
      </w:pPr>
    </w:p>
    <w:p w14:paraId="274E6FB1" w14:textId="09FBF31D" w:rsidR="000B717E" w:rsidRPr="000B717E" w:rsidRDefault="000B717E" w:rsidP="00176417">
      <w:pPr>
        <w:spacing w:after="0"/>
      </w:pPr>
    </w:p>
    <w:sectPr w:rsidR="000B717E" w:rsidRPr="000B7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C2272"/>
    <w:multiLevelType w:val="hybridMultilevel"/>
    <w:tmpl w:val="5720E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66572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jia, Steven">
    <w15:presenceInfo w15:providerId="AD" w15:userId="S::633885@corpaa.aa.com::ee8d20cc-1340-447f-9b22-f2084115faa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D2"/>
    <w:rsid w:val="00017167"/>
    <w:rsid w:val="00033DD7"/>
    <w:rsid w:val="00035F3E"/>
    <w:rsid w:val="000425FE"/>
    <w:rsid w:val="00051810"/>
    <w:rsid w:val="000751E1"/>
    <w:rsid w:val="00084CF1"/>
    <w:rsid w:val="000872C7"/>
    <w:rsid w:val="0009487A"/>
    <w:rsid w:val="000B717E"/>
    <w:rsid w:val="000C0550"/>
    <w:rsid w:val="000C3C78"/>
    <w:rsid w:val="000F58A3"/>
    <w:rsid w:val="001116D4"/>
    <w:rsid w:val="0011722E"/>
    <w:rsid w:val="00117DAD"/>
    <w:rsid w:val="001414F3"/>
    <w:rsid w:val="00176417"/>
    <w:rsid w:val="001A44A9"/>
    <w:rsid w:val="001B5AEE"/>
    <w:rsid w:val="001E4A7E"/>
    <w:rsid w:val="001F32A9"/>
    <w:rsid w:val="0021355F"/>
    <w:rsid w:val="00217A49"/>
    <w:rsid w:val="002248B7"/>
    <w:rsid w:val="00239802"/>
    <w:rsid w:val="00254D99"/>
    <w:rsid w:val="002966E4"/>
    <w:rsid w:val="002B108A"/>
    <w:rsid w:val="002C6249"/>
    <w:rsid w:val="002D747A"/>
    <w:rsid w:val="002E32EB"/>
    <w:rsid w:val="00312B4E"/>
    <w:rsid w:val="00313F57"/>
    <w:rsid w:val="003164AC"/>
    <w:rsid w:val="00371986"/>
    <w:rsid w:val="003755DE"/>
    <w:rsid w:val="003F573B"/>
    <w:rsid w:val="00410EF8"/>
    <w:rsid w:val="00421025"/>
    <w:rsid w:val="00422090"/>
    <w:rsid w:val="0043786B"/>
    <w:rsid w:val="00442F32"/>
    <w:rsid w:val="004457BD"/>
    <w:rsid w:val="0046132C"/>
    <w:rsid w:val="00462F1A"/>
    <w:rsid w:val="00483467"/>
    <w:rsid w:val="00486F62"/>
    <w:rsid w:val="004A3DDB"/>
    <w:rsid w:val="004A59DD"/>
    <w:rsid w:val="004C1F64"/>
    <w:rsid w:val="004D2093"/>
    <w:rsid w:val="00514CA0"/>
    <w:rsid w:val="00565EDC"/>
    <w:rsid w:val="00573A4C"/>
    <w:rsid w:val="005827BB"/>
    <w:rsid w:val="00591378"/>
    <w:rsid w:val="005C3C55"/>
    <w:rsid w:val="005D3336"/>
    <w:rsid w:val="005F616C"/>
    <w:rsid w:val="00615FEB"/>
    <w:rsid w:val="006336A2"/>
    <w:rsid w:val="00637A27"/>
    <w:rsid w:val="00661441"/>
    <w:rsid w:val="0066226A"/>
    <w:rsid w:val="00664995"/>
    <w:rsid w:val="0066605D"/>
    <w:rsid w:val="00672374"/>
    <w:rsid w:val="006A2EEB"/>
    <w:rsid w:val="006C31C3"/>
    <w:rsid w:val="006D34F2"/>
    <w:rsid w:val="00705512"/>
    <w:rsid w:val="007060E9"/>
    <w:rsid w:val="007239CD"/>
    <w:rsid w:val="00731EA8"/>
    <w:rsid w:val="00734B4B"/>
    <w:rsid w:val="00736020"/>
    <w:rsid w:val="0074159B"/>
    <w:rsid w:val="00743B03"/>
    <w:rsid w:val="00780F79"/>
    <w:rsid w:val="00782D13"/>
    <w:rsid w:val="00796B96"/>
    <w:rsid w:val="00796E5A"/>
    <w:rsid w:val="007A742C"/>
    <w:rsid w:val="007B7DAC"/>
    <w:rsid w:val="007D7059"/>
    <w:rsid w:val="007F05DB"/>
    <w:rsid w:val="00844CD2"/>
    <w:rsid w:val="008466A0"/>
    <w:rsid w:val="008876FD"/>
    <w:rsid w:val="008C20F0"/>
    <w:rsid w:val="008C5112"/>
    <w:rsid w:val="008F1E1E"/>
    <w:rsid w:val="0091395C"/>
    <w:rsid w:val="00925380"/>
    <w:rsid w:val="0094D310"/>
    <w:rsid w:val="00956FFB"/>
    <w:rsid w:val="00967F5B"/>
    <w:rsid w:val="00976370"/>
    <w:rsid w:val="009D04D1"/>
    <w:rsid w:val="009D129C"/>
    <w:rsid w:val="009E4A29"/>
    <w:rsid w:val="009F1974"/>
    <w:rsid w:val="009F1D18"/>
    <w:rsid w:val="009F7E23"/>
    <w:rsid w:val="009F7FD3"/>
    <w:rsid w:val="00A03A43"/>
    <w:rsid w:val="00A407E8"/>
    <w:rsid w:val="00A73105"/>
    <w:rsid w:val="00A92899"/>
    <w:rsid w:val="00A96EE0"/>
    <w:rsid w:val="00AA251E"/>
    <w:rsid w:val="00B11C1F"/>
    <w:rsid w:val="00B5324C"/>
    <w:rsid w:val="00B72353"/>
    <w:rsid w:val="00BA18AF"/>
    <w:rsid w:val="00BF0DB6"/>
    <w:rsid w:val="00C1303D"/>
    <w:rsid w:val="00C21587"/>
    <w:rsid w:val="00C24DDA"/>
    <w:rsid w:val="00C45B0A"/>
    <w:rsid w:val="00C50FF5"/>
    <w:rsid w:val="00C512CD"/>
    <w:rsid w:val="00C579EB"/>
    <w:rsid w:val="00C62DA9"/>
    <w:rsid w:val="00C66CEA"/>
    <w:rsid w:val="00C7107C"/>
    <w:rsid w:val="00CA211D"/>
    <w:rsid w:val="00CC014D"/>
    <w:rsid w:val="00CD3A2C"/>
    <w:rsid w:val="00CE4DCF"/>
    <w:rsid w:val="00CF44B5"/>
    <w:rsid w:val="00D354BB"/>
    <w:rsid w:val="00D63AE2"/>
    <w:rsid w:val="00D6750C"/>
    <w:rsid w:val="00D9229E"/>
    <w:rsid w:val="00DA5D3E"/>
    <w:rsid w:val="00DE5C5B"/>
    <w:rsid w:val="00E118A1"/>
    <w:rsid w:val="00EC7225"/>
    <w:rsid w:val="00ED2351"/>
    <w:rsid w:val="00EE12AB"/>
    <w:rsid w:val="00EE29D6"/>
    <w:rsid w:val="00F15F2F"/>
    <w:rsid w:val="00F413E2"/>
    <w:rsid w:val="00F54EA1"/>
    <w:rsid w:val="00F91DAC"/>
    <w:rsid w:val="02689464"/>
    <w:rsid w:val="041E39DF"/>
    <w:rsid w:val="052FE2E7"/>
    <w:rsid w:val="0631044E"/>
    <w:rsid w:val="0641057C"/>
    <w:rsid w:val="06CAC9CF"/>
    <w:rsid w:val="09F456AA"/>
    <w:rsid w:val="09FABE73"/>
    <w:rsid w:val="0A42F8A9"/>
    <w:rsid w:val="0BAF9D77"/>
    <w:rsid w:val="0BB78473"/>
    <w:rsid w:val="0C3E9B49"/>
    <w:rsid w:val="0CB45883"/>
    <w:rsid w:val="0CC4AE4C"/>
    <w:rsid w:val="0D4A0BF8"/>
    <w:rsid w:val="0E229F04"/>
    <w:rsid w:val="0E89DC21"/>
    <w:rsid w:val="0F54411C"/>
    <w:rsid w:val="0FF25C1E"/>
    <w:rsid w:val="1139B2F3"/>
    <w:rsid w:val="130EBA3E"/>
    <w:rsid w:val="13BE07D1"/>
    <w:rsid w:val="13C4D86F"/>
    <w:rsid w:val="14C223F4"/>
    <w:rsid w:val="16F7598C"/>
    <w:rsid w:val="180F7E79"/>
    <w:rsid w:val="1A37F3FB"/>
    <w:rsid w:val="1B99768C"/>
    <w:rsid w:val="1BE06485"/>
    <w:rsid w:val="1E324A36"/>
    <w:rsid w:val="1ED458DC"/>
    <w:rsid w:val="1FD28DBD"/>
    <w:rsid w:val="2051100A"/>
    <w:rsid w:val="20B1B15E"/>
    <w:rsid w:val="2203CAD3"/>
    <w:rsid w:val="22B6F1FA"/>
    <w:rsid w:val="22C17B25"/>
    <w:rsid w:val="26B5CDE6"/>
    <w:rsid w:val="29DFDE77"/>
    <w:rsid w:val="2BBDFE05"/>
    <w:rsid w:val="2DCEFF00"/>
    <w:rsid w:val="2F2648CA"/>
    <w:rsid w:val="309BDB1D"/>
    <w:rsid w:val="3164C1BE"/>
    <w:rsid w:val="3211E61B"/>
    <w:rsid w:val="32AE2BCE"/>
    <w:rsid w:val="331661BF"/>
    <w:rsid w:val="33697A3E"/>
    <w:rsid w:val="3432A055"/>
    <w:rsid w:val="3581E7D4"/>
    <w:rsid w:val="3648F6A4"/>
    <w:rsid w:val="37496261"/>
    <w:rsid w:val="37AF4E31"/>
    <w:rsid w:val="385D5991"/>
    <w:rsid w:val="39C0AF6A"/>
    <w:rsid w:val="3A3766B8"/>
    <w:rsid w:val="3B669CB3"/>
    <w:rsid w:val="3F14D47B"/>
    <w:rsid w:val="40A9FF20"/>
    <w:rsid w:val="411F101B"/>
    <w:rsid w:val="412399AD"/>
    <w:rsid w:val="46B0AB92"/>
    <w:rsid w:val="494AE0DC"/>
    <w:rsid w:val="4AF16DFC"/>
    <w:rsid w:val="4BDA8BDA"/>
    <w:rsid w:val="4DDE5B0A"/>
    <w:rsid w:val="4EED5DF9"/>
    <w:rsid w:val="4EFE269A"/>
    <w:rsid w:val="5019C8B3"/>
    <w:rsid w:val="514B429B"/>
    <w:rsid w:val="5916329D"/>
    <w:rsid w:val="59F3FC3B"/>
    <w:rsid w:val="5B6B4281"/>
    <w:rsid w:val="5BC4EBD2"/>
    <w:rsid w:val="5C040F00"/>
    <w:rsid w:val="5E8F6BD5"/>
    <w:rsid w:val="5EBAB6A8"/>
    <w:rsid w:val="60F1F546"/>
    <w:rsid w:val="61864985"/>
    <w:rsid w:val="61949AAA"/>
    <w:rsid w:val="61B4AEB7"/>
    <w:rsid w:val="63D01E41"/>
    <w:rsid w:val="64BE07E7"/>
    <w:rsid w:val="66153354"/>
    <w:rsid w:val="6688040F"/>
    <w:rsid w:val="669CBA13"/>
    <w:rsid w:val="66C0CB79"/>
    <w:rsid w:val="69526F3D"/>
    <w:rsid w:val="6AC9B225"/>
    <w:rsid w:val="73A3A1AD"/>
    <w:rsid w:val="7739D37D"/>
    <w:rsid w:val="7744C83D"/>
    <w:rsid w:val="797D787E"/>
    <w:rsid w:val="79C926E4"/>
    <w:rsid w:val="79F33E19"/>
    <w:rsid w:val="7BE48613"/>
    <w:rsid w:val="7C0BB36B"/>
    <w:rsid w:val="7EDEF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E4AB2"/>
  <w15:chartTrackingRefBased/>
  <w15:docId w15:val="{1DA3E92D-92F8-4C64-B65C-78283130E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4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1F64"/>
    <w:pPr>
      <w:ind w:left="720"/>
      <w:contextualSpacing/>
    </w:pPr>
  </w:style>
  <w:style w:type="paragraph" w:styleId="Revision">
    <w:name w:val="Revision"/>
    <w:hidden/>
    <w:uiPriority w:val="99"/>
    <w:semiHidden/>
    <w:rsid w:val="00CC014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F32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32A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32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32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32A9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1139B2F3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5C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5C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0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s.aa.com/news/news-details/2025/American-Airlines-joins-as-Official-North-American-Airline-Supplier-of-the-FIFA-World-Cup-26-MKG-OTH-04/default.aspx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FAD5BF-33B1-4BD5-A7B6-31EB45B0D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 JR, Ralph</dc:creator>
  <cp:keywords/>
  <dc:description/>
  <cp:lastModifiedBy>Mejia, Steven</cp:lastModifiedBy>
  <cp:revision>3</cp:revision>
  <dcterms:created xsi:type="dcterms:W3CDTF">2025-05-12T18:44:00Z</dcterms:created>
  <dcterms:modified xsi:type="dcterms:W3CDTF">2025-05-12T18:44:00Z</dcterms:modified>
</cp:coreProperties>
</file>