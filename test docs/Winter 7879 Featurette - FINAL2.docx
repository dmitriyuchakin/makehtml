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F6623" w14:textId="7363411D" w:rsidR="00532A46" w:rsidRPr="009A5F22" w:rsidRDefault="00F65F56" w:rsidP="00532A46">
      <w:pPr>
        <w:spacing w:after="0" w:line="240" w:lineRule="auto"/>
        <w:jc w:val="center"/>
        <w:rPr>
          <w:rFonts w:ascii="Arial" w:eastAsia="Times New Roman" w:hAnsi="Arial" w:cs="Arial"/>
          <w:b/>
          <w:caps/>
          <w:sz w:val="24"/>
          <w:szCs w:val="24"/>
        </w:rPr>
      </w:pPr>
      <w:bookmarkStart w:id="0" w:name="_Hlk202167943"/>
      <w:r>
        <w:rPr>
          <w:rFonts w:ascii="Arial" w:eastAsia="Times New Roman" w:hAnsi="Arial" w:cs="Arial"/>
          <w:b/>
          <w:sz w:val="24"/>
          <w:szCs w:val="24"/>
        </w:rPr>
        <w:t>American Airlines is making travel cozier this winter with more routes featuring premium Flagship Suite seats</w:t>
      </w:r>
    </w:p>
    <w:p w14:paraId="424E2BE0" w14:textId="77777777" w:rsidR="00532A46" w:rsidRPr="000A3600" w:rsidRDefault="00532A46" w:rsidP="00532A46">
      <w:pPr>
        <w:spacing w:after="0" w:line="240" w:lineRule="auto"/>
        <w:rPr>
          <w:rFonts w:ascii="Arial" w:eastAsia="Times New Roman" w:hAnsi="Arial" w:cs="Arial"/>
          <w:i/>
          <w:sz w:val="24"/>
          <w:szCs w:val="24"/>
        </w:rPr>
      </w:pPr>
    </w:p>
    <w:p w14:paraId="4BF5FE13" w14:textId="261CCFB4" w:rsidR="00A12793" w:rsidRDefault="28BD1435" w:rsidP="489274F6">
      <w:pPr>
        <w:pStyle w:val="ListParagraph"/>
        <w:numPr>
          <w:ilvl w:val="0"/>
          <w:numId w:val="1"/>
        </w:numPr>
        <w:spacing w:after="0" w:line="240" w:lineRule="auto"/>
        <w:rPr>
          <w:rFonts w:ascii="Arial" w:eastAsia="Times New Roman" w:hAnsi="Arial" w:cs="Arial"/>
        </w:rPr>
      </w:pPr>
      <w:r w:rsidRPr="489274F6">
        <w:rPr>
          <w:rFonts w:ascii="Arial" w:eastAsia="Times New Roman" w:hAnsi="Arial" w:cs="Arial"/>
        </w:rPr>
        <w:t>After entering service this summer, American is unveiling additional routes for its newly designed Boeing 787-9 featuring premium Flagship Suite</w:t>
      </w:r>
      <w:r w:rsidR="13A252FA" w:rsidRPr="489274F6">
        <w:rPr>
          <w:rFonts w:ascii="Arial" w:eastAsia="Times New Roman" w:hAnsi="Arial" w:cs="Arial"/>
          <w:vertAlign w:val="superscript"/>
        </w:rPr>
        <w:t>®</w:t>
      </w:r>
      <w:r w:rsidRPr="489274F6">
        <w:rPr>
          <w:rFonts w:ascii="Arial" w:eastAsia="Times New Roman" w:hAnsi="Arial" w:cs="Arial"/>
        </w:rPr>
        <w:t xml:space="preserve"> seats.</w:t>
      </w:r>
    </w:p>
    <w:p w14:paraId="3721069B" w14:textId="7C55164A" w:rsidR="00A12793" w:rsidRDefault="28BD1435" w:rsidP="489274F6">
      <w:pPr>
        <w:pStyle w:val="ListParagraph"/>
        <w:numPr>
          <w:ilvl w:val="0"/>
          <w:numId w:val="1"/>
        </w:numPr>
        <w:spacing w:after="0" w:line="240" w:lineRule="auto"/>
        <w:rPr>
          <w:rFonts w:ascii="Arial" w:eastAsia="Times New Roman" w:hAnsi="Arial" w:cs="Arial"/>
        </w:rPr>
      </w:pPr>
      <w:r w:rsidRPr="489274F6">
        <w:rPr>
          <w:rFonts w:ascii="Arial" w:eastAsia="Times New Roman" w:hAnsi="Arial" w:cs="Arial"/>
        </w:rPr>
        <w:t>Travelers flying to certain destinations in Australia, New Zealand and South America will be able to choose the Flagship Suite</w:t>
      </w:r>
      <w:r w:rsidR="52620E91" w:rsidRPr="489274F6">
        <w:rPr>
          <w:rFonts w:ascii="Arial" w:eastAsia="Times New Roman" w:hAnsi="Arial" w:cs="Arial"/>
          <w:vertAlign w:val="superscript"/>
        </w:rPr>
        <w:t>®</w:t>
      </w:r>
      <w:r w:rsidRPr="489274F6">
        <w:rPr>
          <w:rFonts w:ascii="Arial" w:eastAsia="Times New Roman" w:hAnsi="Arial" w:cs="Arial"/>
        </w:rPr>
        <w:t xml:space="preserve"> experience this winter.</w:t>
      </w:r>
    </w:p>
    <w:p w14:paraId="09072AC6" w14:textId="674514C9" w:rsidR="00A12793" w:rsidRPr="008920AB" w:rsidRDefault="02938859" w:rsidP="008920AB">
      <w:pPr>
        <w:pStyle w:val="ListParagraph"/>
        <w:numPr>
          <w:ilvl w:val="0"/>
          <w:numId w:val="1"/>
        </w:numPr>
        <w:spacing w:after="0" w:line="240" w:lineRule="auto"/>
        <w:rPr>
          <w:rFonts w:ascii="Arial" w:eastAsia="Times New Roman" w:hAnsi="Arial" w:cs="Arial"/>
        </w:rPr>
      </w:pPr>
      <w:r w:rsidRPr="489274F6">
        <w:rPr>
          <w:rFonts w:ascii="Arial" w:eastAsia="Times New Roman" w:hAnsi="Arial" w:cs="Arial"/>
        </w:rPr>
        <w:t>C</w:t>
      </w:r>
      <w:r w:rsidR="28BD1435" w:rsidRPr="489274F6">
        <w:rPr>
          <w:rFonts w:ascii="Arial" w:eastAsia="Times New Roman" w:hAnsi="Arial" w:cs="Arial"/>
        </w:rPr>
        <w:t>ustomers will start to see new amenities on select long-haul flights</w:t>
      </w:r>
      <w:r w:rsidRPr="489274F6">
        <w:rPr>
          <w:rFonts w:ascii="Arial" w:eastAsia="Times New Roman" w:hAnsi="Arial" w:cs="Arial"/>
        </w:rPr>
        <w:t xml:space="preserve"> soon</w:t>
      </w:r>
      <w:r w:rsidR="28BD1435" w:rsidRPr="489274F6">
        <w:rPr>
          <w:rFonts w:ascii="Arial" w:eastAsia="Times New Roman" w:hAnsi="Arial" w:cs="Arial"/>
        </w:rPr>
        <w:t xml:space="preserve">. </w:t>
      </w:r>
    </w:p>
    <w:p w14:paraId="7300A5D3" w14:textId="77777777" w:rsidR="00A12793" w:rsidRDefault="00A12793">
      <w:pPr>
        <w:spacing w:after="0" w:line="240" w:lineRule="auto"/>
        <w:rPr>
          <w:rFonts w:ascii="Arial" w:eastAsia="Times New Roman" w:hAnsi="Arial" w:cs="Arial"/>
        </w:rPr>
      </w:pPr>
    </w:p>
    <w:p w14:paraId="3E9AFE8A" w14:textId="3B3539AF" w:rsidR="001462A4" w:rsidRDefault="31306ED9" w:rsidP="00906033">
      <w:pPr>
        <w:spacing w:after="0" w:line="240" w:lineRule="auto"/>
        <w:rPr>
          <w:rFonts w:ascii="Arial" w:eastAsia="Times New Roman" w:hAnsi="Arial" w:cs="Arial"/>
        </w:rPr>
      </w:pPr>
      <w:r w:rsidRPr="489274F6">
        <w:rPr>
          <w:rFonts w:ascii="Arial" w:eastAsia="Times New Roman" w:hAnsi="Arial" w:cs="Arial"/>
        </w:rPr>
        <w:t>FORT WORTH, Texas —</w:t>
      </w:r>
      <w:r w:rsidR="28BD1435" w:rsidRPr="489274F6">
        <w:rPr>
          <w:rFonts w:ascii="Arial" w:eastAsia="Times New Roman" w:hAnsi="Arial" w:cs="Arial"/>
        </w:rPr>
        <w:t xml:space="preserve"> </w:t>
      </w:r>
      <w:r w:rsidR="5A5A06E3" w:rsidRPr="489274F6">
        <w:rPr>
          <w:rFonts w:ascii="Arial" w:eastAsia="Times New Roman" w:hAnsi="Arial" w:cs="Arial"/>
        </w:rPr>
        <w:t>I</w:t>
      </w:r>
      <w:r w:rsidR="28BD1435" w:rsidRPr="489274F6">
        <w:rPr>
          <w:rFonts w:ascii="Arial" w:eastAsia="Times New Roman" w:hAnsi="Arial" w:cs="Arial"/>
        </w:rPr>
        <w:t>nternational</w:t>
      </w:r>
      <w:r w:rsidR="0820FACF" w:rsidRPr="489274F6">
        <w:rPr>
          <w:rFonts w:ascii="Arial" w:eastAsia="Times New Roman" w:hAnsi="Arial" w:cs="Arial"/>
        </w:rPr>
        <w:t xml:space="preserve"> travel</w:t>
      </w:r>
      <w:r w:rsidR="28BD1435" w:rsidRPr="489274F6">
        <w:rPr>
          <w:rFonts w:ascii="Arial" w:eastAsia="Times New Roman" w:hAnsi="Arial" w:cs="Arial"/>
        </w:rPr>
        <w:t xml:space="preserve"> on American </w:t>
      </w:r>
      <w:r w:rsidR="7EF8A0E0" w:rsidRPr="489274F6">
        <w:rPr>
          <w:rFonts w:ascii="Arial" w:eastAsia="Times New Roman" w:hAnsi="Arial" w:cs="Arial"/>
        </w:rPr>
        <w:t xml:space="preserve">will </w:t>
      </w:r>
      <w:r w:rsidR="0EC45433" w:rsidRPr="489274F6">
        <w:rPr>
          <w:rFonts w:ascii="Arial" w:eastAsia="Times New Roman" w:hAnsi="Arial" w:cs="Arial"/>
        </w:rPr>
        <w:t>get an</w:t>
      </w:r>
      <w:r w:rsidR="28BD1435" w:rsidRPr="489274F6">
        <w:rPr>
          <w:rFonts w:ascii="Arial" w:eastAsia="Times New Roman" w:hAnsi="Arial" w:cs="Arial"/>
        </w:rPr>
        <w:t xml:space="preserve"> upgrad</w:t>
      </w:r>
      <w:r w:rsidR="5988B0BF" w:rsidRPr="489274F6">
        <w:rPr>
          <w:rFonts w:ascii="Arial" w:eastAsia="Times New Roman" w:hAnsi="Arial" w:cs="Arial"/>
        </w:rPr>
        <w:t>e</w:t>
      </w:r>
      <w:r w:rsidR="3C196B75" w:rsidRPr="489274F6">
        <w:rPr>
          <w:rFonts w:ascii="Arial" w:eastAsia="Times New Roman" w:hAnsi="Arial" w:cs="Arial"/>
        </w:rPr>
        <w:t xml:space="preserve"> this winter</w:t>
      </w:r>
      <w:r w:rsidR="28BD1435" w:rsidRPr="489274F6">
        <w:rPr>
          <w:rFonts w:ascii="Arial" w:eastAsia="Times New Roman" w:hAnsi="Arial" w:cs="Arial"/>
        </w:rPr>
        <w:t xml:space="preserve"> </w:t>
      </w:r>
      <w:r w:rsidR="1384DEDE" w:rsidRPr="489274F6">
        <w:rPr>
          <w:rFonts w:ascii="Arial" w:eastAsia="Times New Roman" w:hAnsi="Arial" w:cs="Arial"/>
        </w:rPr>
        <w:t>with the</w:t>
      </w:r>
      <w:r w:rsidR="28BD1435" w:rsidRPr="489274F6">
        <w:rPr>
          <w:rFonts w:ascii="Arial" w:eastAsia="Times New Roman" w:hAnsi="Arial" w:cs="Arial"/>
        </w:rPr>
        <w:t xml:space="preserve"> expansion of premium Flagship Suite</w:t>
      </w:r>
      <w:r w:rsidR="28BD1435" w:rsidRPr="00FD576B">
        <w:rPr>
          <w:rFonts w:ascii="Arial" w:eastAsia="Times New Roman" w:hAnsi="Arial" w:cs="Arial"/>
          <w:vertAlign w:val="superscript"/>
        </w:rPr>
        <w:t>®</w:t>
      </w:r>
      <w:r w:rsidR="28BD1435" w:rsidRPr="489274F6">
        <w:rPr>
          <w:rFonts w:ascii="Arial" w:eastAsia="Times New Roman" w:hAnsi="Arial" w:cs="Arial"/>
        </w:rPr>
        <w:t xml:space="preserve"> seats to three continents. Select flights to London (LHR); Buenos Aires, Argentina (EZE); Auckland, New Zealand (AKL); and Brisbane, Australia (BNE) will be upgraded to offer the Flagship Suite</w:t>
      </w:r>
      <w:r w:rsidR="28BD1435" w:rsidRPr="489274F6">
        <w:rPr>
          <w:rFonts w:ascii="Arial" w:eastAsia="Times New Roman" w:hAnsi="Arial" w:cs="Arial"/>
          <w:vertAlign w:val="superscript"/>
        </w:rPr>
        <w:t>®</w:t>
      </w:r>
      <w:r w:rsidR="28BD1435" w:rsidRPr="489274F6">
        <w:rPr>
          <w:rFonts w:ascii="Arial" w:eastAsia="Times New Roman" w:hAnsi="Arial" w:cs="Arial"/>
        </w:rPr>
        <w:t xml:space="preserve"> experience</w:t>
      </w:r>
      <w:r w:rsidR="1384DEDE" w:rsidRPr="489274F6">
        <w:rPr>
          <w:rFonts w:ascii="Arial" w:eastAsia="Times New Roman" w:hAnsi="Arial" w:cs="Arial"/>
        </w:rPr>
        <w:t xml:space="preserve"> on American’s newly designed Boeing 787-9 aircraft</w:t>
      </w:r>
      <w:r w:rsidR="28BD1435" w:rsidRPr="489274F6">
        <w:rPr>
          <w:rFonts w:ascii="Arial" w:eastAsia="Times New Roman" w:hAnsi="Arial" w:cs="Arial"/>
        </w:rPr>
        <w:t xml:space="preserve">. </w:t>
      </w:r>
    </w:p>
    <w:p w14:paraId="41387E1C" w14:textId="77777777" w:rsidR="00F65F56" w:rsidRDefault="00F65F56" w:rsidP="00906033">
      <w:pPr>
        <w:spacing w:after="0" w:line="240" w:lineRule="auto"/>
        <w:rPr>
          <w:rFonts w:ascii="Arial" w:eastAsia="Times New Roman" w:hAnsi="Arial" w:cs="Arial"/>
        </w:rPr>
      </w:pPr>
    </w:p>
    <w:p w14:paraId="0950C7BC" w14:textId="1289ACFF" w:rsidR="00EF68EC" w:rsidRDefault="28BD1435" w:rsidP="00906033">
      <w:pPr>
        <w:spacing w:after="0" w:line="240" w:lineRule="auto"/>
        <w:rPr>
          <w:rFonts w:ascii="Arial" w:eastAsia="Times New Roman" w:hAnsi="Arial" w:cs="Arial"/>
        </w:rPr>
      </w:pPr>
      <w:r w:rsidRPr="489274F6">
        <w:rPr>
          <w:rFonts w:ascii="Arial" w:eastAsia="Times New Roman" w:hAnsi="Arial" w:cs="Arial"/>
        </w:rPr>
        <w:t>“At American, we know our customers are counting down the days to their next vacation, and we</w:t>
      </w:r>
      <w:r w:rsidR="7B2CAF36" w:rsidRPr="489274F6">
        <w:rPr>
          <w:rFonts w:ascii="Arial" w:eastAsia="Times New Roman" w:hAnsi="Arial" w:cs="Arial"/>
        </w:rPr>
        <w:t>’</w:t>
      </w:r>
      <w:r w:rsidRPr="489274F6">
        <w:rPr>
          <w:rFonts w:ascii="Arial" w:eastAsia="Times New Roman" w:hAnsi="Arial" w:cs="Arial"/>
        </w:rPr>
        <w:t xml:space="preserve">re excited to expand our </w:t>
      </w:r>
      <w:r w:rsidR="3F34E315" w:rsidRPr="489274F6">
        <w:rPr>
          <w:rFonts w:ascii="Arial" w:eastAsia="Times New Roman" w:hAnsi="Arial" w:cs="Arial"/>
        </w:rPr>
        <w:t>newly debuted</w:t>
      </w:r>
      <w:r w:rsidRPr="489274F6">
        <w:rPr>
          <w:rFonts w:ascii="Arial" w:eastAsia="Times New Roman" w:hAnsi="Arial" w:cs="Arial"/>
        </w:rPr>
        <w:t xml:space="preserve"> Flagship Suite</w:t>
      </w:r>
      <w:r w:rsidR="4CFDB022" w:rsidRPr="489274F6">
        <w:rPr>
          <w:rFonts w:ascii="Arial" w:eastAsia="Times New Roman" w:hAnsi="Arial" w:cs="Arial"/>
          <w:vertAlign w:val="superscript"/>
        </w:rPr>
        <w:t>®</w:t>
      </w:r>
      <w:r w:rsidRPr="489274F6">
        <w:rPr>
          <w:rFonts w:ascii="Arial" w:eastAsia="Times New Roman" w:hAnsi="Arial" w:cs="Arial"/>
        </w:rPr>
        <w:t xml:space="preserve"> seats to new long-haul destinations,” said Brian </w:t>
      </w:r>
      <w:proofErr w:type="spellStart"/>
      <w:r w:rsidRPr="489274F6">
        <w:rPr>
          <w:rFonts w:ascii="Arial" w:eastAsia="Times New Roman" w:hAnsi="Arial" w:cs="Arial"/>
        </w:rPr>
        <w:t>Znotins</w:t>
      </w:r>
      <w:proofErr w:type="spellEnd"/>
      <w:r w:rsidRPr="489274F6">
        <w:rPr>
          <w:rFonts w:ascii="Arial" w:eastAsia="Times New Roman" w:hAnsi="Arial" w:cs="Arial"/>
        </w:rPr>
        <w:t>, American’s Senior Vice President of Network and Schedule Planning. “In addition to giving customers more premium seat offerings in key markets, we are also expanding this product to some of our longest routes, giving travelers an elevated experience when traveling to exciting destinations.”</w:t>
      </w:r>
    </w:p>
    <w:p w14:paraId="0EC07889" w14:textId="77777777" w:rsidR="00F65F56" w:rsidRDefault="00F65F56" w:rsidP="00906033">
      <w:pPr>
        <w:spacing w:after="0" w:line="240" w:lineRule="auto"/>
        <w:rPr>
          <w:rFonts w:ascii="Arial" w:eastAsia="Times New Roman" w:hAnsi="Arial" w:cs="Arial"/>
        </w:rPr>
      </w:pPr>
    </w:p>
    <w:p w14:paraId="1DD424B4" w14:textId="7CC11AAC" w:rsidR="00F65F56" w:rsidRDefault="00F65F56" w:rsidP="00906033">
      <w:pPr>
        <w:spacing w:after="0" w:line="240" w:lineRule="auto"/>
        <w:rPr>
          <w:rFonts w:ascii="Arial" w:eastAsia="Times New Roman" w:hAnsi="Arial" w:cs="Arial"/>
        </w:rPr>
      </w:pPr>
      <w:r>
        <w:rPr>
          <w:rFonts w:ascii="Arial" w:eastAsia="Times New Roman" w:hAnsi="Arial" w:cs="Arial"/>
        </w:rPr>
        <w:t>Flagship Suite</w:t>
      </w:r>
      <w:r w:rsidRPr="0022560D">
        <w:rPr>
          <w:rFonts w:ascii="Arial" w:eastAsia="Times New Roman" w:hAnsi="Arial" w:cs="Arial"/>
          <w:vertAlign w:val="superscript"/>
        </w:rPr>
        <w:t>®</w:t>
      </w:r>
      <w:r>
        <w:rPr>
          <w:rFonts w:ascii="Arial" w:eastAsia="Times New Roman" w:hAnsi="Arial" w:cs="Arial"/>
        </w:rPr>
        <w:t xml:space="preserve"> seats </w:t>
      </w:r>
      <w:r w:rsidR="006A3F07">
        <w:rPr>
          <w:rFonts w:ascii="Arial" w:eastAsia="Times New Roman" w:hAnsi="Arial" w:cs="Arial"/>
        </w:rPr>
        <w:t xml:space="preserve">will be available for purchase on these additional routes </w:t>
      </w:r>
      <w:r w:rsidR="005828FB">
        <w:rPr>
          <w:rFonts w:ascii="Arial" w:eastAsia="Times New Roman" w:hAnsi="Arial" w:cs="Arial"/>
        </w:rPr>
        <w:t>starting July 7</w:t>
      </w:r>
      <w:r w:rsidR="00797387">
        <w:rPr>
          <w:rFonts w:ascii="Arial" w:eastAsia="Times New Roman" w:hAnsi="Arial" w:cs="Arial"/>
        </w:rPr>
        <w:t xml:space="preserve"> at aa.com or through American’s mobile app</w:t>
      </w:r>
      <w:r w:rsidR="005828FB">
        <w:rPr>
          <w:rFonts w:ascii="Arial" w:eastAsia="Times New Roman" w:hAnsi="Arial" w:cs="Arial"/>
        </w:rPr>
        <w:t xml:space="preserve">. </w:t>
      </w:r>
    </w:p>
    <w:p w14:paraId="0793ADA1" w14:textId="6A8A311F" w:rsidR="00F65F56" w:rsidRDefault="00F65F56" w:rsidP="00906033">
      <w:pPr>
        <w:spacing w:after="0" w:line="240" w:lineRule="auto"/>
        <w:rPr>
          <w:rFonts w:ascii="Arial" w:eastAsia="Times New Roman" w:hAnsi="Arial" w:cs="Arial"/>
        </w:rPr>
      </w:pPr>
    </w:p>
    <w:tbl>
      <w:tblPr>
        <w:tblStyle w:val="TableGrid"/>
        <w:tblW w:w="0" w:type="auto"/>
        <w:tblLook w:val="04A0" w:firstRow="1" w:lastRow="0" w:firstColumn="1" w:lastColumn="0" w:noHBand="0" w:noVBand="1"/>
      </w:tblPr>
      <w:tblGrid>
        <w:gridCol w:w="3116"/>
        <w:gridCol w:w="3117"/>
        <w:gridCol w:w="3117"/>
      </w:tblGrid>
      <w:tr w:rsidR="00B12979" w14:paraId="09C79613" w14:textId="77777777" w:rsidTr="489274F6">
        <w:tc>
          <w:tcPr>
            <w:tcW w:w="9350" w:type="dxa"/>
            <w:gridSpan w:val="3"/>
          </w:tcPr>
          <w:p w14:paraId="74EED754" w14:textId="441DAF22" w:rsidR="00B12979" w:rsidRDefault="00B12979" w:rsidP="00906033">
            <w:pPr>
              <w:rPr>
                <w:rFonts w:ascii="Arial" w:eastAsia="Times New Roman" w:hAnsi="Arial" w:cs="Arial"/>
                <w:b/>
                <w:bCs/>
              </w:rPr>
            </w:pPr>
            <w:r>
              <w:rPr>
                <w:rFonts w:ascii="Arial" w:eastAsia="Times New Roman" w:hAnsi="Arial" w:cs="Arial"/>
                <w:b/>
                <w:bCs/>
              </w:rPr>
              <w:t>American’s winter Flagship Suite</w:t>
            </w:r>
            <w:r w:rsidRPr="00260E67">
              <w:rPr>
                <w:rFonts w:ascii="Arial" w:eastAsia="Times New Roman" w:hAnsi="Arial" w:cs="Arial"/>
                <w:b/>
                <w:bCs/>
                <w:vertAlign w:val="superscript"/>
              </w:rPr>
              <w:t>®</w:t>
            </w:r>
            <w:r>
              <w:rPr>
                <w:rFonts w:ascii="Arial" w:eastAsia="Times New Roman" w:hAnsi="Arial" w:cs="Arial"/>
                <w:b/>
                <w:bCs/>
              </w:rPr>
              <w:t xml:space="preserve"> </w:t>
            </w:r>
            <w:r w:rsidR="00BE6577">
              <w:rPr>
                <w:rFonts w:ascii="Arial" w:eastAsia="Times New Roman" w:hAnsi="Arial" w:cs="Arial"/>
                <w:b/>
                <w:bCs/>
              </w:rPr>
              <w:t>routes</w:t>
            </w:r>
          </w:p>
        </w:tc>
      </w:tr>
      <w:tr w:rsidR="00B12979" w14:paraId="14C3BDFF" w14:textId="77777777" w:rsidTr="489274F6">
        <w:tc>
          <w:tcPr>
            <w:tcW w:w="3116" w:type="dxa"/>
          </w:tcPr>
          <w:p w14:paraId="08B469FB" w14:textId="2D04A6FF" w:rsidR="00B12979" w:rsidRPr="00B12979" w:rsidRDefault="00B12979" w:rsidP="00906033">
            <w:pPr>
              <w:rPr>
                <w:rFonts w:ascii="Arial" w:eastAsia="Times New Roman" w:hAnsi="Arial" w:cs="Arial"/>
                <w:b/>
                <w:bCs/>
              </w:rPr>
            </w:pPr>
            <w:r>
              <w:rPr>
                <w:rFonts w:ascii="Arial" w:eastAsia="Times New Roman" w:hAnsi="Arial" w:cs="Arial"/>
                <w:b/>
                <w:bCs/>
              </w:rPr>
              <w:t>Departure airport</w:t>
            </w:r>
          </w:p>
        </w:tc>
        <w:tc>
          <w:tcPr>
            <w:tcW w:w="3117" w:type="dxa"/>
          </w:tcPr>
          <w:p w14:paraId="0C528313" w14:textId="4DEFCD26" w:rsidR="00B12979" w:rsidRDefault="00B12979" w:rsidP="00906033">
            <w:pPr>
              <w:rPr>
                <w:rFonts w:ascii="Arial" w:eastAsia="Times New Roman" w:hAnsi="Arial" w:cs="Arial"/>
                <w:b/>
                <w:bCs/>
              </w:rPr>
            </w:pPr>
            <w:r>
              <w:rPr>
                <w:rFonts w:ascii="Arial" w:eastAsia="Times New Roman" w:hAnsi="Arial" w:cs="Arial"/>
                <w:b/>
                <w:bCs/>
              </w:rPr>
              <w:t>Arrival airport</w:t>
            </w:r>
          </w:p>
        </w:tc>
        <w:tc>
          <w:tcPr>
            <w:tcW w:w="3117" w:type="dxa"/>
          </w:tcPr>
          <w:p w14:paraId="547B2EEB" w14:textId="64D91325" w:rsidR="00B12979" w:rsidRDefault="00B12979" w:rsidP="00906033">
            <w:pPr>
              <w:rPr>
                <w:rFonts w:ascii="Arial" w:eastAsia="Times New Roman" w:hAnsi="Arial" w:cs="Arial"/>
                <w:b/>
                <w:bCs/>
              </w:rPr>
            </w:pPr>
            <w:r>
              <w:rPr>
                <w:rFonts w:ascii="Arial" w:eastAsia="Times New Roman" w:hAnsi="Arial" w:cs="Arial"/>
                <w:b/>
                <w:bCs/>
              </w:rPr>
              <w:t>Service notes</w:t>
            </w:r>
          </w:p>
        </w:tc>
      </w:tr>
      <w:tr w:rsidR="00B12979" w14:paraId="5B7CD1FB" w14:textId="77777777" w:rsidTr="489274F6">
        <w:tc>
          <w:tcPr>
            <w:tcW w:w="3116" w:type="dxa"/>
          </w:tcPr>
          <w:p w14:paraId="68218452" w14:textId="29465173" w:rsidR="00B12979" w:rsidRPr="00B12979" w:rsidRDefault="00B12979" w:rsidP="00906033">
            <w:pPr>
              <w:rPr>
                <w:rFonts w:ascii="Arial" w:eastAsia="Times New Roman" w:hAnsi="Arial" w:cs="Arial"/>
              </w:rPr>
            </w:pPr>
            <w:r>
              <w:rPr>
                <w:rFonts w:ascii="Arial" w:eastAsia="Times New Roman" w:hAnsi="Arial" w:cs="Arial"/>
              </w:rPr>
              <w:t>Chicago (ORD)</w:t>
            </w:r>
          </w:p>
        </w:tc>
        <w:tc>
          <w:tcPr>
            <w:tcW w:w="3117" w:type="dxa"/>
          </w:tcPr>
          <w:p w14:paraId="68DE2BB5" w14:textId="3A12C85B" w:rsidR="00B12979" w:rsidRPr="00B12979" w:rsidRDefault="002233A0" w:rsidP="00906033">
            <w:pPr>
              <w:rPr>
                <w:rFonts w:ascii="Arial" w:eastAsia="Times New Roman" w:hAnsi="Arial" w:cs="Arial"/>
              </w:rPr>
            </w:pPr>
            <w:r>
              <w:rPr>
                <w:rFonts w:ascii="Arial" w:eastAsia="Times New Roman" w:hAnsi="Arial" w:cs="Arial"/>
              </w:rPr>
              <w:t>London (LHR)</w:t>
            </w:r>
          </w:p>
        </w:tc>
        <w:tc>
          <w:tcPr>
            <w:tcW w:w="3117" w:type="dxa"/>
          </w:tcPr>
          <w:p w14:paraId="2E3FAA81" w14:textId="02D67183" w:rsidR="00B12979" w:rsidRPr="00B12979" w:rsidRDefault="002233A0" w:rsidP="00906033">
            <w:pPr>
              <w:rPr>
                <w:rFonts w:ascii="Arial" w:eastAsia="Times New Roman" w:hAnsi="Arial" w:cs="Arial"/>
              </w:rPr>
            </w:pPr>
            <w:r>
              <w:rPr>
                <w:rFonts w:ascii="Arial" w:eastAsia="Times New Roman" w:hAnsi="Arial" w:cs="Arial"/>
              </w:rPr>
              <w:t>All flights</w:t>
            </w:r>
            <w:r w:rsidR="003E259D">
              <w:rPr>
                <w:rFonts w:ascii="Arial" w:eastAsia="Times New Roman" w:hAnsi="Arial" w:cs="Arial"/>
              </w:rPr>
              <w:t xml:space="preserve"> starting July 5</w:t>
            </w:r>
          </w:p>
        </w:tc>
      </w:tr>
      <w:tr w:rsidR="00B12979" w14:paraId="05F6B3DA" w14:textId="77777777" w:rsidTr="489274F6">
        <w:tc>
          <w:tcPr>
            <w:tcW w:w="3116" w:type="dxa"/>
          </w:tcPr>
          <w:p w14:paraId="404B6D09" w14:textId="6CF881E2" w:rsidR="00B12979" w:rsidRPr="00B12979" w:rsidRDefault="00B12979" w:rsidP="00906033">
            <w:pPr>
              <w:rPr>
                <w:rFonts w:ascii="Arial" w:eastAsia="Times New Roman" w:hAnsi="Arial" w:cs="Arial"/>
              </w:rPr>
            </w:pPr>
            <w:r>
              <w:rPr>
                <w:rFonts w:ascii="Arial" w:eastAsia="Times New Roman" w:hAnsi="Arial" w:cs="Arial"/>
              </w:rPr>
              <w:t>Dallas Fort Worth (DFW)</w:t>
            </w:r>
          </w:p>
        </w:tc>
        <w:tc>
          <w:tcPr>
            <w:tcW w:w="3117" w:type="dxa"/>
          </w:tcPr>
          <w:p w14:paraId="28A2D507" w14:textId="66A1DB00" w:rsidR="00B12979" w:rsidRPr="00B12979" w:rsidRDefault="002233A0" w:rsidP="00906033">
            <w:pPr>
              <w:rPr>
                <w:rFonts w:ascii="Arial" w:eastAsia="Times New Roman" w:hAnsi="Arial" w:cs="Arial"/>
              </w:rPr>
            </w:pPr>
            <w:r>
              <w:rPr>
                <w:rFonts w:ascii="Arial" w:eastAsia="Times New Roman" w:hAnsi="Arial" w:cs="Arial"/>
              </w:rPr>
              <w:t>Auckland, New Zealand (AKL)</w:t>
            </w:r>
          </w:p>
        </w:tc>
        <w:tc>
          <w:tcPr>
            <w:tcW w:w="3117" w:type="dxa"/>
          </w:tcPr>
          <w:p w14:paraId="09D33075" w14:textId="5CBF3544" w:rsidR="00B12979" w:rsidRPr="00B12979" w:rsidRDefault="3675C7E7" w:rsidP="00906033">
            <w:pPr>
              <w:rPr>
                <w:rFonts w:ascii="Arial" w:eastAsia="Times New Roman" w:hAnsi="Arial" w:cs="Arial"/>
              </w:rPr>
            </w:pPr>
            <w:r w:rsidRPr="489274F6">
              <w:rPr>
                <w:rFonts w:ascii="Arial" w:eastAsia="Times New Roman" w:hAnsi="Arial" w:cs="Arial"/>
              </w:rPr>
              <w:t>Daily service Jan. 5- Mar</w:t>
            </w:r>
            <w:r w:rsidR="5288DF4B" w:rsidRPr="489274F6">
              <w:rPr>
                <w:rFonts w:ascii="Arial" w:eastAsia="Times New Roman" w:hAnsi="Arial" w:cs="Arial"/>
              </w:rPr>
              <w:t>ch</w:t>
            </w:r>
            <w:r w:rsidRPr="489274F6">
              <w:rPr>
                <w:rFonts w:ascii="Arial" w:eastAsia="Times New Roman" w:hAnsi="Arial" w:cs="Arial"/>
              </w:rPr>
              <w:t xml:space="preserve"> 28</w:t>
            </w:r>
          </w:p>
        </w:tc>
      </w:tr>
      <w:tr w:rsidR="00B12979" w14:paraId="335DC114" w14:textId="77777777" w:rsidTr="489274F6">
        <w:tc>
          <w:tcPr>
            <w:tcW w:w="3116" w:type="dxa"/>
          </w:tcPr>
          <w:p w14:paraId="521735DE" w14:textId="2D42863A" w:rsidR="00B12979" w:rsidRDefault="00B12979" w:rsidP="00906033">
            <w:pPr>
              <w:rPr>
                <w:rFonts w:ascii="Arial" w:eastAsia="Times New Roman" w:hAnsi="Arial" w:cs="Arial"/>
              </w:rPr>
            </w:pPr>
            <w:r>
              <w:rPr>
                <w:rFonts w:ascii="Arial" w:eastAsia="Times New Roman" w:hAnsi="Arial" w:cs="Arial"/>
              </w:rPr>
              <w:t>DFW</w:t>
            </w:r>
          </w:p>
        </w:tc>
        <w:tc>
          <w:tcPr>
            <w:tcW w:w="3117" w:type="dxa"/>
          </w:tcPr>
          <w:p w14:paraId="5F7A5898" w14:textId="0F06BFE4" w:rsidR="00B12979" w:rsidRPr="00B12979" w:rsidRDefault="002233A0" w:rsidP="00906033">
            <w:pPr>
              <w:rPr>
                <w:rFonts w:ascii="Arial" w:eastAsia="Times New Roman" w:hAnsi="Arial" w:cs="Arial"/>
              </w:rPr>
            </w:pPr>
            <w:r>
              <w:rPr>
                <w:rFonts w:ascii="Arial" w:eastAsia="Times New Roman" w:hAnsi="Arial" w:cs="Arial"/>
              </w:rPr>
              <w:t>Brisbane, Australia (BNE)</w:t>
            </w:r>
          </w:p>
        </w:tc>
        <w:tc>
          <w:tcPr>
            <w:tcW w:w="3117" w:type="dxa"/>
          </w:tcPr>
          <w:p w14:paraId="73A59BFA" w14:textId="29BD8419" w:rsidR="00B12979" w:rsidRPr="00B12979" w:rsidRDefault="3675C7E7" w:rsidP="00906033">
            <w:pPr>
              <w:rPr>
                <w:rFonts w:ascii="Arial" w:eastAsia="Times New Roman" w:hAnsi="Arial" w:cs="Arial"/>
              </w:rPr>
            </w:pPr>
            <w:r w:rsidRPr="489274F6">
              <w:rPr>
                <w:rFonts w:ascii="Arial" w:eastAsia="Times New Roman" w:hAnsi="Arial" w:cs="Arial"/>
              </w:rPr>
              <w:t>Daily service Oct. 25-Mar</w:t>
            </w:r>
            <w:r w:rsidR="72384893" w:rsidRPr="489274F6">
              <w:rPr>
                <w:rFonts w:ascii="Arial" w:eastAsia="Times New Roman" w:hAnsi="Arial" w:cs="Arial"/>
              </w:rPr>
              <w:t xml:space="preserve">ch </w:t>
            </w:r>
            <w:r w:rsidRPr="489274F6">
              <w:rPr>
                <w:rFonts w:ascii="Arial" w:eastAsia="Times New Roman" w:hAnsi="Arial" w:cs="Arial"/>
              </w:rPr>
              <w:t>28</w:t>
            </w:r>
          </w:p>
        </w:tc>
      </w:tr>
      <w:tr w:rsidR="00B12979" w14:paraId="5DE0E6BC" w14:textId="77777777" w:rsidTr="489274F6">
        <w:tc>
          <w:tcPr>
            <w:tcW w:w="3116" w:type="dxa"/>
          </w:tcPr>
          <w:p w14:paraId="1ACA5100" w14:textId="5C0DEEA1" w:rsidR="00B12979" w:rsidRDefault="00B12979" w:rsidP="00906033">
            <w:pPr>
              <w:rPr>
                <w:rFonts w:ascii="Arial" w:eastAsia="Times New Roman" w:hAnsi="Arial" w:cs="Arial"/>
              </w:rPr>
            </w:pPr>
            <w:r>
              <w:rPr>
                <w:rFonts w:ascii="Arial" w:eastAsia="Times New Roman" w:hAnsi="Arial" w:cs="Arial"/>
              </w:rPr>
              <w:t>DFW</w:t>
            </w:r>
          </w:p>
        </w:tc>
        <w:tc>
          <w:tcPr>
            <w:tcW w:w="3117" w:type="dxa"/>
          </w:tcPr>
          <w:p w14:paraId="5E92365A" w14:textId="1332E6C3" w:rsidR="00B12979" w:rsidRPr="00B12979" w:rsidRDefault="002233A0" w:rsidP="00906033">
            <w:pPr>
              <w:rPr>
                <w:rFonts w:ascii="Arial" w:eastAsia="Times New Roman" w:hAnsi="Arial" w:cs="Arial"/>
              </w:rPr>
            </w:pPr>
            <w:r>
              <w:rPr>
                <w:rFonts w:ascii="Arial" w:eastAsia="Times New Roman" w:hAnsi="Arial" w:cs="Arial"/>
              </w:rPr>
              <w:t>Buenos Aires, Argentina (EZE)</w:t>
            </w:r>
          </w:p>
        </w:tc>
        <w:tc>
          <w:tcPr>
            <w:tcW w:w="3117" w:type="dxa"/>
          </w:tcPr>
          <w:p w14:paraId="2A3C143B" w14:textId="1AA9CF49" w:rsidR="00B12979" w:rsidRPr="00B12979" w:rsidRDefault="3675C7E7" w:rsidP="00906033">
            <w:pPr>
              <w:rPr>
                <w:rFonts w:ascii="Arial" w:eastAsia="Times New Roman" w:hAnsi="Arial" w:cs="Arial"/>
              </w:rPr>
            </w:pPr>
            <w:r w:rsidRPr="489274F6">
              <w:rPr>
                <w:rFonts w:ascii="Arial" w:eastAsia="Times New Roman" w:hAnsi="Arial" w:cs="Arial"/>
              </w:rPr>
              <w:t>Daily service Oct. 2</w:t>
            </w:r>
            <w:ins w:id="1" w:author="Singh, Jay" w:date="2025-07-01T09:52:00Z">
              <w:r w:rsidR="000B27BB">
                <w:rPr>
                  <w:rFonts w:ascii="Arial" w:eastAsia="Times New Roman" w:hAnsi="Arial" w:cs="Arial"/>
                </w:rPr>
                <w:t>6</w:t>
              </w:r>
            </w:ins>
            <w:del w:id="2" w:author="Singh, Jay" w:date="2025-07-01T09:52:00Z">
              <w:r w:rsidRPr="489274F6" w:rsidDel="000B27BB">
                <w:rPr>
                  <w:rFonts w:ascii="Arial" w:eastAsia="Times New Roman" w:hAnsi="Arial" w:cs="Arial"/>
                </w:rPr>
                <w:delText>5</w:delText>
              </w:r>
            </w:del>
            <w:r w:rsidRPr="489274F6">
              <w:rPr>
                <w:rFonts w:ascii="Arial" w:eastAsia="Times New Roman" w:hAnsi="Arial" w:cs="Arial"/>
              </w:rPr>
              <w:t>- Jan. 5</w:t>
            </w:r>
          </w:p>
        </w:tc>
      </w:tr>
      <w:tr w:rsidR="00B12979" w14:paraId="538C4389" w14:textId="77777777" w:rsidTr="489274F6">
        <w:tc>
          <w:tcPr>
            <w:tcW w:w="3116" w:type="dxa"/>
          </w:tcPr>
          <w:p w14:paraId="76CC7B78" w14:textId="596E0174" w:rsidR="00B12979" w:rsidRDefault="00B12979" w:rsidP="00906033">
            <w:pPr>
              <w:rPr>
                <w:rFonts w:ascii="Arial" w:eastAsia="Times New Roman" w:hAnsi="Arial" w:cs="Arial"/>
              </w:rPr>
            </w:pPr>
            <w:r>
              <w:rPr>
                <w:rFonts w:ascii="Arial" w:eastAsia="Times New Roman" w:hAnsi="Arial" w:cs="Arial"/>
              </w:rPr>
              <w:t>DFW</w:t>
            </w:r>
          </w:p>
        </w:tc>
        <w:tc>
          <w:tcPr>
            <w:tcW w:w="3117" w:type="dxa"/>
          </w:tcPr>
          <w:p w14:paraId="1DA99F69" w14:textId="77AA3EFF" w:rsidR="00B12979" w:rsidRPr="00B12979" w:rsidRDefault="002233A0" w:rsidP="00906033">
            <w:pPr>
              <w:rPr>
                <w:rFonts w:ascii="Arial" w:eastAsia="Times New Roman" w:hAnsi="Arial" w:cs="Arial"/>
              </w:rPr>
            </w:pPr>
            <w:r>
              <w:rPr>
                <w:rFonts w:ascii="Arial" w:eastAsia="Times New Roman" w:hAnsi="Arial" w:cs="Arial"/>
              </w:rPr>
              <w:t>LHR</w:t>
            </w:r>
          </w:p>
        </w:tc>
        <w:tc>
          <w:tcPr>
            <w:tcW w:w="3117" w:type="dxa"/>
          </w:tcPr>
          <w:p w14:paraId="0F553984" w14:textId="4A80A5BC" w:rsidR="00757338" w:rsidRPr="00B12979" w:rsidRDefault="78DA6DAD" w:rsidP="00906033">
            <w:pPr>
              <w:rPr>
                <w:rFonts w:ascii="Arial" w:eastAsia="Times New Roman" w:hAnsi="Arial" w:cs="Arial"/>
              </w:rPr>
            </w:pPr>
            <w:r w:rsidRPr="489274F6">
              <w:rPr>
                <w:rFonts w:ascii="Arial" w:eastAsia="Times New Roman" w:hAnsi="Arial" w:cs="Arial"/>
              </w:rPr>
              <w:t>One daily</w:t>
            </w:r>
            <w:r w:rsidR="3675C7E7" w:rsidRPr="489274F6">
              <w:rPr>
                <w:rFonts w:ascii="Arial" w:eastAsia="Times New Roman" w:hAnsi="Arial" w:cs="Arial"/>
              </w:rPr>
              <w:t xml:space="preserve"> service</w:t>
            </w:r>
            <w:r w:rsidRPr="489274F6">
              <w:rPr>
                <w:rFonts w:ascii="Arial" w:eastAsia="Times New Roman" w:hAnsi="Arial" w:cs="Arial"/>
              </w:rPr>
              <w:t xml:space="preserve"> (AA78 and AA79)</w:t>
            </w:r>
            <w:r w:rsidR="3675C7E7" w:rsidRPr="489274F6">
              <w:rPr>
                <w:rFonts w:ascii="Arial" w:eastAsia="Times New Roman" w:hAnsi="Arial" w:cs="Arial"/>
              </w:rPr>
              <w:t xml:space="preserve"> Oct. 2</w:t>
            </w:r>
            <w:ins w:id="3" w:author="Singh, Jay" w:date="2025-07-01T09:53:00Z">
              <w:r w:rsidR="00AC169C">
                <w:rPr>
                  <w:rFonts w:ascii="Arial" w:eastAsia="Times New Roman" w:hAnsi="Arial" w:cs="Arial"/>
                </w:rPr>
                <w:t>6</w:t>
              </w:r>
            </w:ins>
            <w:del w:id="4" w:author="Singh, Jay" w:date="2025-07-01T09:52:00Z">
              <w:r w:rsidR="3675C7E7" w:rsidRPr="489274F6" w:rsidDel="00AC169C">
                <w:rPr>
                  <w:rFonts w:ascii="Arial" w:eastAsia="Times New Roman" w:hAnsi="Arial" w:cs="Arial"/>
                </w:rPr>
                <w:delText>5</w:delText>
              </w:r>
            </w:del>
            <w:r w:rsidR="3675C7E7" w:rsidRPr="489274F6">
              <w:rPr>
                <w:rFonts w:ascii="Arial" w:eastAsia="Times New Roman" w:hAnsi="Arial" w:cs="Arial"/>
              </w:rPr>
              <w:t>-Jan. 5</w:t>
            </w:r>
            <w:ins w:id="5" w:author="Singh, Jay" w:date="2025-07-01T09:52:00Z">
              <w:r w:rsidR="000B27BB">
                <w:rPr>
                  <w:rFonts w:ascii="Arial" w:eastAsia="Times New Roman" w:hAnsi="Arial" w:cs="Arial"/>
                </w:rPr>
                <w:t xml:space="preserve"> expanding to two daily services from Dec. 3-Jan. 5 (adding AA20 and AA21)</w:t>
              </w:r>
            </w:ins>
          </w:p>
        </w:tc>
      </w:tr>
      <w:tr w:rsidR="00B12979" w14:paraId="0BF956BE" w14:textId="77777777" w:rsidTr="489274F6">
        <w:tc>
          <w:tcPr>
            <w:tcW w:w="3116" w:type="dxa"/>
          </w:tcPr>
          <w:p w14:paraId="4995C501" w14:textId="0AFAC5E2" w:rsidR="00B12979" w:rsidRDefault="00B12979" w:rsidP="00906033">
            <w:pPr>
              <w:rPr>
                <w:rFonts w:ascii="Arial" w:eastAsia="Times New Roman" w:hAnsi="Arial" w:cs="Arial"/>
              </w:rPr>
            </w:pPr>
            <w:r>
              <w:rPr>
                <w:rFonts w:ascii="Arial" w:eastAsia="Times New Roman" w:hAnsi="Arial" w:cs="Arial"/>
              </w:rPr>
              <w:t>Philadelphia (PHL)</w:t>
            </w:r>
          </w:p>
        </w:tc>
        <w:tc>
          <w:tcPr>
            <w:tcW w:w="3117" w:type="dxa"/>
          </w:tcPr>
          <w:p w14:paraId="11B39C25" w14:textId="4EEC1EDF" w:rsidR="00B12979" w:rsidRPr="00B12979" w:rsidRDefault="002233A0" w:rsidP="00906033">
            <w:pPr>
              <w:rPr>
                <w:rFonts w:ascii="Arial" w:eastAsia="Times New Roman" w:hAnsi="Arial" w:cs="Arial"/>
              </w:rPr>
            </w:pPr>
            <w:r>
              <w:rPr>
                <w:rFonts w:ascii="Arial" w:eastAsia="Times New Roman" w:hAnsi="Arial" w:cs="Arial"/>
              </w:rPr>
              <w:t>LHR</w:t>
            </w:r>
          </w:p>
        </w:tc>
        <w:tc>
          <w:tcPr>
            <w:tcW w:w="3117" w:type="dxa"/>
          </w:tcPr>
          <w:p w14:paraId="3279F6AF" w14:textId="4D964CED" w:rsidR="00B12979" w:rsidRPr="00B12979" w:rsidRDefault="3675C7E7" w:rsidP="00906033">
            <w:pPr>
              <w:rPr>
                <w:rFonts w:ascii="Arial" w:eastAsia="Times New Roman" w:hAnsi="Arial" w:cs="Arial"/>
              </w:rPr>
            </w:pPr>
            <w:r w:rsidRPr="489274F6">
              <w:rPr>
                <w:rFonts w:ascii="Arial" w:eastAsia="Times New Roman" w:hAnsi="Arial" w:cs="Arial"/>
              </w:rPr>
              <w:t>Daily service Oct. 25-Jan. 5</w:t>
            </w:r>
          </w:p>
        </w:tc>
      </w:tr>
    </w:tbl>
    <w:p w14:paraId="7BE3ADA6" w14:textId="5823A361" w:rsidR="00F65F56" w:rsidRDefault="00F65F56" w:rsidP="00906033">
      <w:pPr>
        <w:spacing w:after="0" w:line="240" w:lineRule="auto"/>
        <w:rPr>
          <w:rFonts w:ascii="Arial" w:eastAsia="Times New Roman" w:hAnsi="Arial" w:cs="Arial"/>
        </w:rPr>
      </w:pPr>
    </w:p>
    <w:p w14:paraId="75CA88B7" w14:textId="5377A86C" w:rsidR="00F87CB1" w:rsidRDefault="00CC27D1" w:rsidP="00906033">
      <w:pPr>
        <w:spacing w:after="0" w:line="240" w:lineRule="auto"/>
        <w:rPr>
          <w:rFonts w:ascii="Arial" w:eastAsia="Times New Roman" w:hAnsi="Arial" w:cs="Arial"/>
        </w:rPr>
      </w:pPr>
      <w:r>
        <w:rPr>
          <w:rFonts w:ascii="Arial" w:eastAsia="Times New Roman" w:hAnsi="Arial" w:cs="Arial"/>
        </w:rPr>
        <w:t xml:space="preserve">DFW to BNE and DFW to AKL are </w:t>
      </w:r>
      <w:r w:rsidR="00C72D6B">
        <w:rPr>
          <w:rFonts w:ascii="Arial" w:eastAsia="Times New Roman" w:hAnsi="Arial" w:cs="Arial"/>
        </w:rPr>
        <w:t>two of American’s longest routes by distance</w:t>
      </w:r>
      <w:r w:rsidR="0077621E">
        <w:rPr>
          <w:rFonts w:ascii="Arial" w:eastAsia="Times New Roman" w:hAnsi="Arial" w:cs="Arial"/>
        </w:rPr>
        <w:t xml:space="preserve">. American is the only airline to operate those two routes, and travelers from more than </w:t>
      </w:r>
      <w:r w:rsidR="00774AC3">
        <w:rPr>
          <w:rFonts w:ascii="Arial" w:eastAsia="Times New Roman" w:hAnsi="Arial" w:cs="Arial"/>
        </w:rPr>
        <w:t>230</w:t>
      </w:r>
      <w:r w:rsidR="0077621E">
        <w:rPr>
          <w:rFonts w:ascii="Arial" w:eastAsia="Times New Roman" w:hAnsi="Arial" w:cs="Arial"/>
        </w:rPr>
        <w:t xml:space="preserve"> destinations around the world will be able to </w:t>
      </w:r>
      <w:r w:rsidR="00C72D6B">
        <w:rPr>
          <w:rFonts w:ascii="Arial" w:eastAsia="Times New Roman" w:hAnsi="Arial" w:cs="Arial"/>
        </w:rPr>
        <w:t>fly through DFW to BNE and AKL. With 51 Flagship Suite</w:t>
      </w:r>
      <w:r w:rsidR="00C72D6B" w:rsidRPr="00FD576B">
        <w:rPr>
          <w:rFonts w:ascii="Arial" w:eastAsia="Times New Roman" w:hAnsi="Arial" w:cs="Arial"/>
          <w:vertAlign w:val="superscript"/>
        </w:rPr>
        <w:t>®</w:t>
      </w:r>
      <w:r w:rsidR="00C72D6B">
        <w:rPr>
          <w:rFonts w:ascii="Arial" w:eastAsia="Times New Roman" w:hAnsi="Arial" w:cs="Arial"/>
        </w:rPr>
        <w:t xml:space="preserve"> </w:t>
      </w:r>
      <w:r w:rsidR="00C72D6B">
        <w:rPr>
          <w:rFonts w:ascii="Arial" w:eastAsia="Times New Roman" w:hAnsi="Arial" w:cs="Arial"/>
        </w:rPr>
        <w:lastRenderedPageBreak/>
        <w:t xml:space="preserve">seats </w:t>
      </w:r>
      <w:r w:rsidR="0053086F">
        <w:rPr>
          <w:rFonts w:ascii="Arial" w:eastAsia="Times New Roman" w:hAnsi="Arial" w:cs="Arial"/>
        </w:rPr>
        <w:t>and 32 Premium Economy seats, American is offering travelers more ways to customize their experience and enjoy premium comfort.</w:t>
      </w:r>
    </w:p>
    <w:p w14:paraId="7ED01BC2" w14:textId="77777777" w:rsidR="00C72D6B" w:rsidRDefault="00C72D6B" w:rsidP="00906033">
      <w:pPr>
        <w:spacing w:after="0" w:line="240" w:lineRule="auto"/>
        <w:rPr>
          <w:rFonts w:ascii="Arial" w:eastAsia="Times New Roman" w:hAnsi="Arial" w:cs="Arial"/>
        </w:rPr>
      </w:pPr>
    </w:p>
    <w:p w14:paraId="27215DD2" w14:textId="1A120C39" w:rsidR="00B21A9A" w:rsidRDefault="3F59EE2E" w:rsidP="00B21A9A">
      <w:pPr>
        <w:spacing w:after="0" w:line="240" w:lineRule="auto"/>
        <w:rPr>
          <w:rFonts w:ascii="Arial" w:eastAsia="Times New Roman" w:hAnsi="Arial" w:cs="Arial"/>
        </w:rPr>
      </w:pPr>
      <w:r w:rsidRPr="489274F6">
        <w:rPr>
          <w:rFonts w:ascii="Arial" w:eastAsia="Times New Roman" w:hAnsi="Arial" w:cs="Arial"/>
        </w:rPr>
        <w:t>London is one of the most in-demand cities for premium travel</w:t>
      </w:r>
      <w:r w:rsidR="49D5F2C1" w:rsidRPr="489274F6">
        <w:rPr>
          <w:rFonts w:ascii="Arial" w:eastAsia="Times New Roman" w:hAnsi="Arial" w:cs="Arial"/>
        </w:rPr>
        <w:t>,</w:t>
      </w:r>
      <w:r w:rsidRPr="489274F6">
        <w:rPr>
          <w:rFonts w:ascii="Arial" w:eastAsia="Times New Roman" w:hAnsi="Arial" w:cs="Arial"/>
        </w:rPr>
        <w:t xml:space="preserve"> and American is the largest U.S. airline flying </w:t>
      </w:r>
      <w:r w:rsidR="1C0C29B8" w:rsidRPr="489274F6">
        <w:rPr>
          <w:rFonts w:ascii="Arial" w:eastAsia="Times New Roman" w:hAnsi="Arial" w:cs="Arial"/>
        </w:rPr>
        <w:t>to</w:t>
      </w:r>
      <w:r w:rsidRPr="489274F6">
        <w:rPr>
          <w:rFonts w:ascii="Arial" w:eastAsia="Times New Roman" w:hAnsi="Arial" w:cs="Arial"/>
        </w:rPr>
        <w:t xml:space="preserve"> LHR. This winter, American will offer up to 1,500 daily premium seats to LHR. </w:t>
      </w:r>
    </w:p>
    <w:p w14:paraId="1B3C63F2" w14:textId="77777777" w:rsidR="00B21A9A" w:rsidRDefault="00B21A9A" w:rsidP="00906033">
      <w:pPr>
        <w:spacing w:after="0" w:line="240" w:lineRule="auto"/>
        <w:rPr>
          <w:rFonts w:ascii="Arial" w:eastAsia="Times New Roman" w:hAnsi="Arial" w:cs="Arial"/>
        </w:rPr>
      </w:pPr>
    </w:p>
    <w:p w14:paraId="31F58C38" w14:textId="1A33189B" w:rsidR="00B21A9A" w:rsidRDefault="00B21A9A" w:rsidP="00B21A9A">
      <w:pPr>
        <w:spacing w:after="0" w:line="240" w:lineRule="auto"/>
        <w:rPr>
          <w:rFonts w:ascii="Arial" w:eastAsia="Times New Roman" w:hAnsi="Arial" w:cs="Arial"/>
        </w:rPr>
      </w:pPr>
      <w:r>
        <w:rPr>
          <w:rFonts w:ascii="Arial" w:eastAsia="Times New Roman" w:hAnsi="Arial" w:cs="Arial"/>
        </w:rPr>
        <w:t>As previously announced, all of American’s flights between ORD and LHR will operate with the newly designed 787-9 aircraft this summer. Now, American is announcing an enhancement on this route as Flagship Suite</w:t>
      </w:r>
      <w:r w:rsidRPr="00F9535A">
        <w:rPr>
          <w:rFonts w:ascii="Arial" w:eastAsia="Times New Roman" w:hAnsi="Arial" w:cs="Arial"/>
          <w:vertAlign w:val="superscript"/>
        </w:rPr>
        <w:t>®</w:t>
      </w:r>
      <w:r>
        <w:rPr>
          <w:rFonts w:ascii="Arial" w:eastAsia="Times New Roman" w:hAnsi="Arial" w:cs="Arial"/>
        </w:rPr>
        <w:t xml:space="preserve"> seats will be available on all future flights through winter and beyond. And, through the December holiday season, all flights between PHL and LHR will </w:t>
      </w:r>
      <w:r w:rsidR="00D142FC">
        <w:rPr>
          <w:rFonts w:ascii="Arial" w:eastAsia="Times New Roman" w:hAnsi="Arial" w:cs="Arial"/>
        </w:rPr>
        <w:t>see the same enhancement.</w:t>
      </w:r>
    </w:p>
    <w:p w14:paraId="11871D8D" w14:textId="7A1D07EE" w:rsidR="00D142FC" w:rsidRPr="00916AC9" w:rsidRDefault="00D142FC" w:rsidP="00906033">
      <w:pPr>
        <w:spacing w:after="0" w:line="240" w:lineRule="auto"/>
        <w:rPr>
          <w:rFonts w:ascii="Arial" w:eastAsia="Times New Roman" w:hAnsi="Arial" w:cs="Arial"/>
          <w:b/>
          <w:bCs/>
        </w:rPr>
      </w:pPr>
    </w:p>
    <w:p w14:paraId="7A7993F6" w14:textId="283994CF" w:rsidR="00A0739D" w:rsidRPr="00D142FC" w:rsidRDefault="00D142FC" w:rsidP="00906033">
      <w:pPr>
        <w:spacing w:after="0" w:line="240" w:lineRule="auto"/>
        <w:rPr>
          <w:rFonts w:ascii="Arial" w:eastAsia="Times New Roman" w:hAnsi="Arial" w:cs="Arial"/>
        </w:rPr>
      </w:pPr>
      <w:r>
        <w:rPr>
          <w:rFonts w:ascii="Arial" w:eastAsia="Times New Roman" w:hAnsi="Arial" w:cs="Arial"/>
          <w:b/>
          <w:bCs/>
        </w:rPr>
        <w:t xml:space="preserve">Call-out box: </w:t>
      </w:r>
      <w:r>
        <w:rPr>
          <w:rFonts w:ascii="Arial" w:eastAsia="Times New Roman" w:hAnsi="Arial" w:cs="Arial"/>
        </w:rPr>
        <w:t>Customers can verify their route will operate with newly designed Boeing 787-9 aircraft by looking for the “78P” designator on aa.com when purchasing their flight.</w:t>
      </w:r>
    </w:p>
    <w:p w14:paraId="51598C5E" w14:textId="77777777" w:rsidR="002233A0" w:rsidRDefault="002233A0" w:rsidP="00906033">
      <w:pPr>
        <w:spacing w:after="0" w:line="240" w:lineRule="auto"/>
        <w:rPr>
          <w:rFonts w:ascii="Arial" w:eastAsia="Times New Roman" w:hAnsi="Arial" w:cs="Arial"/>
        </w:rPr>
      </w:pPr>
    </w:p>
    <w:p w14:paraId="5AAB9733" w14:textId="19B56FD8" w:rsidR="002233A0" w:rsidRDefault="27A37B5D" w:rsidP="00906033">
      <w:pPr>
        <w:spacing w:after="0" w:line="240" w:lineRule="auto"/>
        <w:rPr>
          <w:rFonts w:ascii="Arial" w:eastAsia="Times New Roman" w:hAnsi="Arial" w:cs="Arial"/>
          <w:b/>
          <w:bCs/>
        </w:rPr>
      </w:pPr>
      <w:r w:rsidRPr="5FFF553A">
        <w:rPr>
          <w:rFonts w:ascii="Arial" w:eastAsia="Times New Roman" w:hAnsi="Arial" w:cs="Arial"/>
          <w:b/>
          <w:bCs/>
        </w:rPr>
        <w:t xml:space="preserve">Enjoying the suite </w:t>
      </w:r>
      <w:r w:rsidRPr="0C70E218">
        <w:rPr>
          <w:rFonts w:ascii="Arial" w:eastAsia="Times New Roman" w:hAnsi="Arial" w:cs="Arial"/>
          <w:b/>
          <w:bCs/>
        </w:rPr>
        <w:t>life</w:t>
      </w:r>
    </w:p>
    <w:p w14:paraId="66995D32" w14:textId="77777777" w:rsidR="0079630A" w:rsidRDefault="0079630A" w:rsidP="00906033">
      <w:pPr>
        <w:spacing w:after="0" w:line="240" w:lineRule="auto"/>
        <w:rPr>
          <w:rFonts w:ascii="Arial" w:eastAsia="Times New Roman" w:hAnsi="Arial" w:cs="Arial"/>
          <w:b/>
          <w:bCs/>
        </w:rPr>
      </w:pPr>
    </w:p>
    <w:p w14:paraId="1F97F9E7" w14:textId="5DFD00B0" w:rsidR="7DF84222" w:rsidRDefault="7BAEB1D0" w:rsidP="3B651DAE">
      <w:pPr>
        <w:spacing w:after="0" w:line="240" w:lineRule="auto"/>
        <w:rPr>
          <w:rFonts w:ascii="Arial" w:eastAsia="Times New Roman" w:hAnsi="Arial" w:cs="Arial"/>
        </w:rPr>
      </w:pPr>
      <w:r w:rsidRPr="489274F6">
        <w:rPr>
          <w:rFonts w:ascii="Arial" w:eastAsia="Times New Roman" w:hAnsi="Arial" w:cs="Arial"/>
        </w:rPr>
        <w:t>From dual-sided pillows with cool-touch fabric to premium duvets, slippers, pajamas and fleece blankets, American’s thoughtful bedding make</w:t>
      </w:r>
      <w:r w:rsidR="79241233" w:rsidRPr="489274F6">
        <w:rPr>
          <w:rFonts w:ascii="Arial" w:eastAsia="Times New Roman" w:hAnsi="Arial" w:cs="Arial"/>
        </w:rPr>
        <w:t>s</w:t>
      </w:r>
      <w:r w:rsidRPr="489274F6">
        <w:rPr>
          <w:rFonts w:ascii="Arial" w:eastAsia="Times New Roman" w:hAnsi="Arial" w:cs="Arial"/>
        </w:rPr>
        <w:t xml:space="preserve"> it easier for customers to relax and recharge in flight. Customers in </w:t>
      </w:r>
      <w:r w:rsidR="0479302D" w:rsidRPr="489274F6">
        <w:rPr>
          <w:rFonts w:ascii="Arial" w:eastAsia="Times New Roman" w:hAnsi="Arial" w:cs="Arial"/>
        </w:rPr>
        <w:t>Flagship Suite</w:t>
      </w:r>
      <w:r w:rsidR="18ADC225" w:rsidRPr="489274F6">
        <w:rPr>
          <w:rFonts w:ascii="Arial" w:eastAsia="Times New Roman" w:hAnsi="Arial" w:cs="Arial"/>
          <w:vertAlign w:val="superscript"/>
        </w:rPr>
        <w:t>®</w:t>
      </w:r>
      <w:r w:rsidR="0479302D" w:rsidRPr="489274F6">
        <w:rPr>
          <w:rFonts w:ascii="Arial" w:eastAsia="Times New Roman" w:hAnsi="Arial" w:cs="Arial"/>
        </w:rPr>
        <w:t xml:space="preserve"> Preferred Seats, Flagship Suite</w:t>
      </w:r>
      <w:r w:rsidR="18ADC225" w:rsidRPr="489274F6">
        <w:rPr>
          <w:rFonts w:ascii="Arial" w:eastAsia="Times New Roman" w:hAnsi="Arial" w:cs="Arial"/>
          <w:vertAlign w:val="superscript"/>
        </w:rPr>
        <w:t>®</w:t>
      </w:r>
      <w:r w:rsidR="18ADC225" w:rsidRPr="489274F6">
        <w:rPr>
          <w:rFonts w:ascii="Arial" w:eastAsia="Times New Roman" w:hAnsi="Arial" w:cs="Arial"/>
        </w:rPr>
        <w:t xml:space="preserve"> </w:t>
      </w:r>
      <w:r w:rsidR="0479302D" w:rsidRPr="489274F6">
        <w:rPr>
          <w:rFonts w:ascii="Arial" w:eastAsia="Times New Roman" w:hAnsi="Arial" w:cs="Arial"/>
        </w:rPr>
        <w:t>seats</w:t>
      </w:r>
      <w:r w:rsidR="3E85C012" w:rsidRPr="489274F6">
        <w:rPr>
          <w:rFonts w:ascii="Arial" w:eastAsia="Times New Roman" w:hAnsi="Arial" w:cs="Arial"/>
        </w:rPr>
        <w:t xml:space="preserve"> </w:t>
      </w:r>
      <w:r w:rsidR="13575EF7" w:rsidRPr="489274F6">
        <w:rPr>
          <w:rFonts w:ascii="Arial" w:eastAsia="Times New Roman" w:hAnsi="Arial" w:cs="Arial"/>
        </w:rPr>
        <w:t>and</w:t>
      </w:r>
      <w:r w:rsidR="679E4C32" w:rsidRPr="489274F6">
        <w:rPr>
          <w:rFonts w:ascii="Arial" w:eastAsia="Times New Roman" w:hAnsi="Arial" w:cs="Arial"/>
        </w:rPr>
        <w:t xml:space="preserve"> Flagship</w:t>
      </w:r>
      <w:r w:rsidR="00FD576B" w:rsidRPr="00D35FD6">
        <w:rPr>
          <w:rFonts w:ascii="Arial" w:eastAsia="Times New Roman" w:hAnsi="Arial" w:cs="Arial"/>
          <w:vertAlign w:val="superscript"/>
        </w:rPr>
        <w:t>®</w:t>
      </w:r>
      <w:r w:rsidR="13575EF7" w:rsidRPr="489274F6">
        <w:rPr>
          <w:rFonts w:ascii="Arial" w:eastAsia="Times New Roman" w:hAnsi="Arial" w:cs="Arial"/>
        </w:rPr>
        <w:t xml:space="preserve"> Business </w:t>
      </w:r>
      <w:r w:rsidR="1AA09055" w:rsidRPr="489274F6">
        <w:rPr>
          <w:rFonts w:ascii="Arial" w:eastAsia="Times New Roman" w:hAnsi="Arial" w:cs="Arial"/>
        </w:rPr>
        <w:t>c</w:t>
      </w:r>
      <w:r w:rsidR="13575EF7" w:rsidRPr="489274F6">
        <w:rPr>
          <w:rFonts w:ascii="Arial" w:eastAsia="Times New Roman" w:hAnsi="Arial" w:cs="Arial"/>
        </w:rPr>
        <w:t xml:space="preserve">lass </w:t>
      </w:r>
      <w:r w:rsidR="3E85C012" w:rsidRPr="489274F6">
        <w:rPr>
          <w:rFonts w:ascii="Arial" w:eastAsia="Times New Roman" w:hAnsi="Arial" w:cs="Arial"/>
        </w:rPr>
        <w:t xml:space="preserve">can enjoy elevated comfort with sleep-focused amenities, while customers in </w:t>
      </w:r>
      <w:r w:rsidR="0EEC425B" w:rsidRPr="489274F6">
        <w:rPr>
          <w:rFonts w:ascii="Arial" w:eastAsia="Times New Roman" w:hAnsi="Arial" w:cs="Arial"/>
        </w:rPr>
        <w:t>Premium Economy and Main Cabin will also find cozy touches tailored to each cabin</w:t>
      </w:r>
      <w:r w:rsidR="66C91B79" w:rsidRPr="489274F6">
        <w:rPr>
          <w:rFonts w:ascii="Arial" w:eastAsia="Times New Roman" w:hAnsi="Arial" w:cs="Arial"/>
        </w:rPr>
        <w:t>,</w:t>
      </w:r>
      <w:r w:rsidR="0EEC425B" w:rsidRPr="489274F6">
        <w:rPr>
          <w:rFonts w:ascii="Arial" w:eastAsia="Times New Roman" w:hAnsi="Arial" w:cs="Arial"/>
        </w:rPr>
        <w:t xml:space="preserve"> like lumbar pillows and fleece blankets.</w:t>
      </w:r>
    </w:p>
    <w:p w14:paraId="7A2D6397" w14:textId="7F640FD5" w:rsidR="5D28F241" w:rsidRDefault="5D28F241" w:rsidP="5D28F241">
      <w:pPr>
        <w:spacing w:after="0" w:line="240" w:lineRule="auto"/>
        <w:rPr>
          <w:rFonts w:ascii="Arial" w:eastAsia="Times New Roman" w:hAnsi="Arial" w:cs="Arial"/>
        </w:rPr>
      </w:pPr>
    </w:p>
    <w:p w14:paraId="22EEF0E1" w14:textId="5CDFCCEA" w:rsidR="58A5BC34" w:rsidRDefault="0EEC425B" w:rsidP="6575725E">
      <w:pPr>
        <w:spacing w:after="0" w:line="240" w:lineRule="auto"/>
        <w:rPr>
          <w:rFonts w:ascii="Arial" w:eastAsia="Times New Roman" w:hAnsi="Arial" w:cs="Arial"/>
        </w:rPr>
      </w:pPr>
      <w:r w:rsidRPr="489274F6">
        <w:rPr>
          <w:rFonts w:ascii="Arial" w:eastAsia="Times New Roman" w:hAnsi="Arial" w:cs="Arial"/>
        </w:rPr>
        <w:t xml:space="preserve">Later this </w:t>
      </w:r>
      <w:r w:rsidR="3CEA04A2" w:rsidRPr="489274F6">
        <w:rPr>
          <w:rFonts w:ascii="Arial" w:eastAsia="Times New Roman" w:hAnsi="Arial" w:cs="Arial"/>
        </w:rPr>
        <w:t>summer</w:t>
      </w:r>
      <w:r w:rsidRPr="489274F6">
        <w:rPr>
          <w:rFonts w:ascii="Arial" w:eastAsia="Times New Roman" w:hAnsi="Arial" w:cs="Arial"/>
        </w:rPr>
        <w:t xml:space="preserve">, American will further enhance the </w:t>
      </w:r>
      <w:r w:rsidR="7F327A03" w:rsidRPr="489274F6">
        <w:rPr>
          <w:rFonts w:ascii="Arial" w:eastAsia="Times New Roman" w:hAnsi="Arial" w:cs="Arial"/>
        </w:rPr>
        <w:t>Flagship</w:t>
      </w:r>
      <w:r w:rsidR="00FD576B" w:rsidRPr="00D35FD6">
        <w:rPr>
          <w:rFonts w:ascii="Arial" w:eastAsia="Times New Roman" w:hAnsi="Arial" w:cs="Arial"/>
          <w:vertAlign w:val="superscript"/>
        </w:rPr>
        <w:t>®</w:t>
      </w:r>
      <w:r w:rsidR="7F327A03" w:rsidRPr="489274F6">
        <w:rPr>
          <w:rFonts w:ascii="Arial" w:eastAsia="Times New Roman" w:hAnsi="Arial" w:cs="Arial"/>
        </w:rPr>
        <w:t xml:space="preserve"> </w:t>
      </w:r>
      <w:r w:rsidRPr="489274F6">
        <w:rPr>
          <w:rFonts w:ascii="Arial" w:eastAsia="Times New Roman" w:hAnsi="Arial" w:cs="Arial"/>
        </w:rPr>
        <w:t xml:space="preserve">Business </w:t>
      </w:r>
      <w:r w:rsidR="6CFFE570" w:rsidRPr="489274F6">
        <w:rPr>
          <w:rFonts w:ascii="Arial" w:eastAsia="Times New Roman" w:hAnsi="Arial" w:cs="Arial"/>
        </w:rPr>
        <w:t>c</w:t>
      </w:r>
      <w:r w:rsidRPr="489274F6">
        <w:rPr>
          <w:rFonts w:ascii="Arial" w:eastAsia="Times New Roman" w:hAnsi="Arial" w:cs="Arial"/>
        </w:rPr>
        <w:t xml:space="preserve">lass experience on </w:t>
      </w:r>
      <w:r w:rsidR="001A2D79">
        <w:rPr>
          <w:rFonts w:ascii="Arial" w:eastAsia="Times New Roman" w:hAnsi="Arial" w:cs="Arial"/>
        </w:rPr>
        <w:t xml:space="preserve">all widebody </w:t>
      </w:r>
      <w:r w:rsidRPr="489274F6">
        <w:rPr>
          <w:rFonts w:ascii="Arial" w:eastAsia="Times New Roman" w:hAnsi="Arial" w:cs="Arial"/>
        </w:rPr>
        <w:t xml:space="preserve">flights to </w:t>
      </w:r>
      <w:r w:rsidR="58100E84" w:rsidRPr="489274F6">
        <w:rPr>
          <w:rFonts w:ascii="Arial" w:eastAsia="Times New Roman" w:hAnsi="Arial" w:cs="Arial"/>
        </w:rPr>
        <w:t xml:space="preserve">East </w:t>
      </w:r>
      <w:r w:rsidRPr="489274F6">
        <w:rPr>
          <w:rFonts w:ascii="Arial" w:eastAsia="Times New Roman" w:hAnsi="Arial" w:cs="Arial"/>
        </w:rPr>
        <w:t xml:space="preserve">Asia, </w:t>
      </w:r>
      <w:r w:rsidR="58ACD8ED" w:rsidRPr="489274F6">
        <w:rPr>
          <w:rFonts w:ascii="Arial" w:eastAsia="Times New Roman" w:hAnsi="Arial" w:cs="Arial"/>
        </w:rPr>
        <w:t xml:space="preserve">the </w:t>
      </w:r>
      <w:r w:rsidR="58100E84" w:rsidRPr="489274F6">
        <w:rPr>
          <w:rFonts w:ascii="Arial" w:eastAsia="Times New Roman" w:hAnsi="Arial" w:cs="Arial"/>
        </w:rPr>
        <w:t>Middle East, India, Australia</w:t>
      </w:r>
      <w:r w:rsidRPr="489274F6">
        <w:rPr>
          <w:rFonts w:ascii="Arial" w:eastAsia="Times New Roman" w:hAnsi="Arial" w:cs="Arial"/>
        </w:rPr>
        <w:t xml:space="preserve"> and </w:t>
      </w:r>
      <w:r w:rsidR="7AD3C431" w:rsidRPr="489274F6">
        <w:rPr>
          <w:rFonts w:ascii="Arial" w:eastAsia="Times New Roman" w:hAnsi="Arial" w:cs="Arial"/>
        </w:rPr>
        <w:t>New Zealand</w:t>
      </w:r>
      <w:r w:rsidRPr="489274F6">
        <w:rPr>
          <w:rFonts w:ascii="Arial" w:eastAsia="Times New Roman" w:hAnsi="Arial" w:cs="Arial"/>
        </w:rPr>
        <w:t xml:space="preserve"> </w:t>
      </w:r>
      <w:r w:rsidR="3563DB89" w:rsidRPr="489274F6">
        <w:rPr>
          <w:rFonts w:ascii="Arial" w:eastAsia="Times New Roman" w:hAnsi="Arial" w:cs="Arial"/>
        </w:rPr>
        <w:t xml:space="preserve">with the introduction of </w:t>
      </w:r>
      <w:r w:rsidRPr="489274F6">
        <w:rPr>
          <w:rFonts w:ascii="Arial" w:eastAsia="Times New Roman" w:hAnsi="Arial" w:cs="Arial"/>
        </w:rPr>
        <w:t>pajamas and mattress pads, in addition to the slippers, dual-sided pi</w:t>
      </w:r>
      <w:r w:rsidR="7E8DB74C" w:rsidRPr="489274F6">
        <w:rPr>
          <w:rFonts w:ascii="Arial" w:eastAsia="Times New Roman" w:hAnsi="Arial" w:cs="Arial"/>
        </w:rPr>
        <w:t>llows</w:t>
      </w:r>
      <w:r w:rsidRPr="489274F6">
        <w:rPr>
          <w:rFonts w:ascii="Arial" w:eastAsia="Times New Roman" w:hAnsi="Arial" w:cs="Arial"/>
        </w:rPr>
        <w:t xml:space="preserve"> </w:t>
      </w:r>
      <w:r w:rsidR="7E8DB74C" w:rsidRPr="489274F6">
        <w:rPr>
          <w:rFonts w:ascii="Arial" w:eastAsia="Times New Roman" w:hAnsi="Arial" w:cs="Arial"/>
        </w:rPr>
        <w:t>and duvet</w:t>
      </w:r>
      <w:r w:rsidRPr="489274F6">
        <w:rPr>
          <w:rFonts w:ascii="Arial" w:eastAsia="Times New Roman" w:hAnsi="Arial" w:cs="Arial"/>
        </w:rPr>
        <w:t xml:space="preserve"> </w:t>
      </w:r>
      <w:r w:rsidR="7E8DB74C" w:rsidRPr="489274F6">
        <w:rPr>
          <w:rFonts w:ascii="Arial" w:eastAsia="Times New Roman" w:hAnsi="Arial" w:cs="Arial"/>
        </w:rPr>
        <w:t xml:space="preserve">that are already offered. American is constantly collecting customer feedback </w:t>
      </w:r>
      <w:r w:rsidR="3500D668" w:rsidRPr="489274F6">
        <w:rPr>
          <w:rFonts w:ascii="Arial" w:eastAsia="Times New Roman" w:hAnsi="Arial" w:cs="Arial"/>
        </w:rPr>
        <w:t>to reinvigorate t</w:t>
      </w:r>
      <w:r w:rsidR="6159F36B" w:rsidRPr="489274F6">
        <w:rPr>
          <w:rFonts w:ascii="Arial" w:eastAsia="Times New Roman" w:hAnsi="Arial" w:cs="Arial"/>
        </w:rPr>
        <w:t xml:space="preserve">he travel experience </w:t>
      </w:r>
      <w:r w:rsidR="18DC88E8" w:rsidRPr="489274F6">
        <w:rPr>
          <w:rFonts w:ascii="Arial" w:eastAsia="Times New Roman" w:hAnsi="Arial" w:cs="Arial"/>
        </w:rPr>
        <w:t xml:space="preserve">with changes that align with customer needs. </w:t>
      </w:r>
      <w:r w:rsidR="6159F36B" w:rsidRPr="489274F6">
        <w:rPr>
          <w:rFonts w:ascii="Arial" w:eastAsia="Times New Roman" w:hAnsi="Arial" w:cs="Arial"/>
        </w:rPr>
        <w:t xml:space="preserve"> </w:t>
      </w:r>
    </w:p>
    <w:p w14:paraId="6DD7F0EC" w14:textId="77777777" w:rsidR="00A0739D" w:rsidRDefault="00A0739D" w:rsidP="00906033">
      <w:pPr>
        <w:spacing w:after="0" w:line="240" w:lineRule="auto"/>
        <w:rPr>
          <w:rFonts w:ascii="Arial" w:eastAsia="Times New Roman" w:hAnsi="Arial" w:cs="Arial"/>
          <w:b/>
          <w:bCs/>
        </w:rPr>
      </w:pPr>
    </w:p>
    <w:p w14:paraId="3E5556D5" w14:textId="2BDE31AC" w:rsidR="00A0739D" w:rsidRPr="00D61971" w:rsidRDefault="00A0739D" w:rsidP="00A0739D">
      <w:pPr>
        <w:spacing w:after="0" w:line="240" w:lineRule="auto"/>
        <w:rPr>
          <w:rFonts w:ascii="Arial" w:eastAsia="Times New Roman" w:hAnsi="Arial" w:cs="Arial"/>
        </w:rPr>
      </w:pPr>
      <w:r>
        <w:rPr>
          <w:rFonts w:ascii="Arial" w:eastAsia="Times New Roman" w:hAnsi="Arial" w:cs="Arial"/>
          <w:b/>
          <w:bCs/>
        </w:rPr>
        <w:t xml:space="preserve">Call-out box: </w:t>
      </w:r>
      <w:r>
        <w:rPr>
          <w:rFonts w:ascii="Arial" w:eastAsia="Times New Roman" w:hAnsi="Arial" w:cs="Arial"/>
        </w:rPr>
        <w:t>The Flagship Suite</w:t>
      </w:r>
      <w:r w:rsidRPr="00FD576B">
        <w:rPr>
          <w:rFonts w:ascii="Arial" w:eastAsia="Times New Roman" w:hAnsi="Arial" w:cs="Arial"/>
          <w:vertAlign w:val="superscript"/>
        </w:rPr>
        <w:t>®</w:t>
      </w:r>
      <w:r>
        <w:rPr>
          <w:rFonts w:ascii="Arial" w:eastAsia="Times New Roman" w:hAnsi="Arial" w:cs="Arial"/>
        </w:rPr>
        <w:t xml:space="preserve"> seat includes an innovative chaise lounge option</w:t>
      </w:r>
      <w:r w:rsidR="008F5523">
        <w:rPr>
          <w:rFonts w:ascii="Arial" w:eastAsia="Times New Roman" w:hAnsi="Arial" w:cs="Arial"/>
        </w:rPr>
        <w:t>,</w:t>
      </w:r>
      <w:r>
        <w:rPr>
          <w:rFonts w:ascii="Arial" w:eastAsia="Times New Roman" w:hAnsi="Arial" w:cs="Arial"/>
        </w:rPr>
        <w:t xml:space="preserve"> giving travelers another way to get cozy and comfortable.</w:t>
      </w:r>
    </w:p>
    <w:p w14:paraId="2E278CE7" w14:textId="77777777" w:rsidR="00A0739D" w:rsidRPr="002233A0" w:rsidRDefault="00A0739D" w:rsidP="00906033">
      <w:pPr>
        <w:spacing w:after="0" w:line="240" w:lineRule="auto"/>
        <w:rPr>
          <w:rFonts w:ascii="Arial" w:eastAsia="Times New Roman" w:hAnsi="Arial" w:cs="Arial"/>
          <w:b/>
          <w:bCs/>
        </w:rPr>
      </w:pPr>
    </w:p>
    <w:p w14:paraId="7C2FD32E" w14:textId="77777777" w:rsidR="00F65F56" w:rsidRPr="007759D9" w:rsidRDefault="00F65F56" w:rsidP="00906033">
      <w:pPr>
        <w:spacing w:after="0" w:line="240" w:lineRule="auto"/>
        <w:rPr>
          <w:rFonts w:ascii="Arial" w:eastAsia="Times New Roman" w:hAnsi="Arial" w:cs="Arial"/>
          <w:b/>
          <w:bCs/>
        </w:rPr>
      </w:pPr>
    </w:p>
    <w:p w14:paraId="7B0B25F9" w14:textId="06245D5E" w:rsidR="00B810E9" w:rsidRDefault="00B810E9" w:rsidP="00B810E9">
      <w:pPr>
        <w:contextualSpacing/>
        <w:rPr>
          <w:rFonts w:ascii="Arial" w:eastAsia="Times New Roman" w:hAnsi="Arial" w:cs="Arial"/>
        </w:rPr>
      </w:pPr>
      <w:r w:rsidRPr="007759D9">
        <w:rPr>
          <w:rFonts w:ascii="Arial" w:hAnsi="Arial" w:cs="Arial"/>
          <w:b/>
        </w:rPr>
        <w:t>About American Airlines Group</w:t>
      </w:r>
      <w:r w:rsidRPr="007759D9">
        <w:rPr>
          <w:rFonts w:ascii="Arial" w:hAnsi="Arial" w:cs="Arial"/>
          <w:color w:val="627A88"/>
        </w:rPr>
        <w:br/>
      </w:r>
      <w:r w:rsidR="00B80305" w:rsidRPr="00B80305">
        <w:rPr>
          <w:rFonts w:ascii="Arial" w:eastAsia="Times New Roman" w:hAnsi="Arial" w:cs="Arial"/>
        </w:rPr>
        <w:t>As a leading global airline, American Airlines offers thousands of flights per day to more than 350 destinations in more than 60 countries. The airline is a founding member of the </w:t>
      </w:r>
      <w:proofErr w:type="spellStart"/>
      <w:r w:rsidR="00B80305" w:rsidRPr="00FD576B">
        <w:rPr>
          <w:rFonts w:ascii="Arial" w:eastAsia="Times New Roman" w:hAnsi="Arial" w:cs="Arial"/>
          <w:b/>
          <w:bCs/>
        </w:rPr>
        <w:t>one</w:t>
      </w:r>
      <w:r w:rsidR="00B80305" w:rsidRPr="00B80305">
        <w:rPr>
          <w:rFonts w:ascii="Arial" w:eastAsia="Times New Roman" w:hAnsi="Arial" w:cs="Arial"/>
        </w:rPr>
        <w:t>world</w:t>
      </w:r>
      <w:proofErr w:type="spellEnd"/>
      <w:r w:rsidR="00B80305" w:rsidRPr="00B80305">
        <w:rPr>
          <w:rFonts w:ascii="Arial" w:eastAsia="Times New Roman" w:hAnsi="Arial" w:cs="Arial"/>
        </w:rPr>
        <w:t xml:space="preserve"> alliance, whose members serve more than 900 destinations around the globe. Shares of American Airlines Group Inc. trade on Nasdaq under the ticker symbol AAL. Learn more about what’s happening at American by visiting </w:t>
      </w:r>
      <w:hyperlink r:id="rId11" w:history="1">
        <w:r w:rsidR="00B80305" w:rsidRPr="00B80305">
          <w:rPr>
            <w:rStyle w:val="Hyperlink"/>
            <w:rFonts w:ascii="Arial" w:eastAsia="Times New Roman" w:hAnsi="Arial" w:cs="Arial"/>
          </w:rPr>
          <w:t>news.aa.com</w:t>
        </w:r>
      </w:hyperlink>
      <w:r w:rsidR="00B80305" w:rsidRPr="00B80305">
        <w:rPr>
          <w:rFonts w:ascii="Arial" w:eastAsia="Times New Roman" w:hAnsi="Arial" w:cs="Arial"/>
        </w:rPr>
        <w:t> and connect with</w:t>
      </w:r>
      <w:r w:rsidR="00B80305">
        <w:rPr>
          <w:rFonts w:ascii="Arial" w:eastAsia="Times New Roman" w:hAnsi="Arial" w:cs="Arial"/>
        </w:rPr>
        <w:t xml:space="preserve"> </w:t>
      </w:r>
      <w:r w:rsidR="00B80305" w:rsidRPr="00B80305">
        <w:rPr>
          <w:rFonts w:ascii="Arial" w:eastAsia="Times New Roman" w:hAnsi="Arial" w:cs="Arial"/>
        </w:rPr>
        <w:t>American </w:t>
      </w:r>
      <w:hyperlink r:id="rId12" w:tgtFrame="_blank" w:history="1">
        <w:r w:rsidR="00B80305" w:rsidRPr="00B80305">
          <w:rPr>
            <w:rStyle w:val="Hyperlink"/>
            <w:rFonts w:ascii="Arial" w:eastAsia="Times New Roman" w:hAnsi="Arial" w:cs="Arial"/>
          </w:rPr>
          <w:t>@AmericanAir</w:t>
        </w:r>
      </w:hyperlink>
      <w:r w:rsidR="00B80305" w:rsidRPr="00B80305">
        <w:rPr>
          <w:rFonts w:ascii="Arial" w:eastAsia="Times New Roman" w:hAnsi="Arial" w:cs="Arial"/>
        </w:rPr>
        <w:t> and at </w:t>
      </w:r>
      <w:hyperlink r:id="rId13" w:tgtFrame="_blank" w:history="1">
        <w:r w:rsidR="00B80305" w:rsidRPr="00B80305">
          <w:rPr>
            <w:rStyle w:val="Hyperlink"/>
            <w:rFonts w:ascii="Arial" w:eastAsia="Times New Roman" w:hAnsi="Arial" w:cs="Arial"/>
          </w:rPr>
          <w:t>Facebook.com/</w:t>
        </w:r>
        <w:proofErr w:type="spellStart"/>
        <w:r w:rsidR="00B80305" w:rsidRPr="00B80305">
          <w:rPr>
            <w:rStyle w:val="Hyperlink"/>
            <w:rFonts w:ascii="Arial" w:eastAsia="Times New Roman" w:hAnsi="Arial" w:cs="Arial"/>
          </w:rPr>
          <w:t>AmericanAirlines</w:t>
        </w:r>
        <w:proofErr w:type="spellEnd"/>
      </w:hyperlink>
      <w:r w:rsidR="00B80305" w:rsidRPr="00B80305">
        <w:rPr>
          <w:rFonts w:ascii="Arial" w:eastAsia="Times New Roman" w:hAnsi="Arial" w:cs="Arial"/>
        </w:rPr>
        <w:t>. To Care for People on Life’s Journey®.</w:t>
      </w:r>
    </w:p>
    <w:p w14:paraId="75BCC7E0" w14:textId="77777777" w:rsidR="00724A7B" w:rsidRPr="00B258A9" w:rsidRDefault="00CF1BBA" w:rsidP="007E49BF">
      <w:pPr>
        <w:spacing w:after="0" w:line="240" w:lineRule="auto"/>
        <w:jc w:val="center"/>
        <w:rPr>
          <w:rFonts w:ascii="Arial" w:eastAsia="Times New Roman" w:hAnsi="Arial" w:cs="Arial"/>
          <w:sz w:val="24"/>
          <w:szCs w:val="24"/>
        </w:rPr>
      </w:pPr>
      <w:r w:rsidRPr="000A3600">
        <w:rPr>
          <w:rFonts w:ascii="Arial" w:eastAsia="Times New Roman" w:hAnsi="Arial" w:cs="Arial"/>
          <w:sz w:val="24"/>
          <w:szCs w:val="24"/>
        </w:rPr>
        <w:t>###</w:t>
      </w:r>
      <w:bookmarkEnd w:id="0"/>
    </w:p>
    <w:sectPr w:rsidR="00724A7B" w:rsidRPr="00B258A9" w:rsidSect="006A374A">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E1C59" w14:textId="77777777" w:rsidR="000B504B" w:rsidRDefault="000B504B" w:rsidP="00067FDC">
      <w:pPr>
        <w:spacing w:after="0" w:line="240" w:lineRule="auto"/>
      </w:pPr>
      <w:r>
        <w:separator/>
      </w:r>
    </w:p>
  </w:endnote>
  <w:endnote w:type="continuationSeparator" w:id="0">
    <w:p w14:paraId="216AC93E" w14:textId="77777777" w:rsidR="000B504B" w:rsidRDefault="000B504B" w:rsidP="00067FDC">
      <w:pPr>
        <w:spacing w:after="0" w:line="240" w:lineRule="auto"/>
      </w:pPr>
      <w:r>
        <w:continuationSeparator/>
      </w:r>
    </w:p>
  </w:endnote>
  <w:endnote w:type="continuationNotice" w:id="1">
    <w:p w14:paraId="43DD7BED" w14:textId="77777777" w:rsidR="000B504B" w:rsidRDefault="000B50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9BBE2" w14:textId="77777777" w:rsidR="000B504B" w:rsidRDefault="000B504B" w:rsidP="00067FDC">
      <w:pPr>
        <w:spacing w:after="0" w:line="240" w:lineRule="auto"/>
      </w:pPr>
      <w:r>
        <w:separator/>
      </w:r>
    </w:p>
  </w:footnote>
  <w:footnote w:type="continuationSeparator" w:id="0">
    <w:p w14:paraId="2F8234D6" w14:textId="77777777" w:rsidR="000B504B" w:rsidRDefault="000B504B" w:rsidP="00067FDC">
      <w:pPr>
        <w:spacing w:after="0" w:line="240" w:lineRule="auto"/>
      </w:pPr>
      <w:r>
        <w:continuationSeparator/>
      </w:r>
    </w:p>
  </w:footnote>
  <w:footnote w:type="continuationNotice" w:id="1">
    <w:p w14:paraId="5A3E0F1E" w14:textId="77777777" w:rsidR="000B504B" w:rsidRDefault="000B50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5002D" w14:textId="77777777" w:rsidR="00B31FC0" w:rsidRPr="003D6613" w:rsidRDefault="00B31FC0" w:rsidP="00067FDC">
    <w:pPr>
      <w:pStyle w:val="Heading3"/>
    </w:pPr>
    <w:r>
      <w:rPr>
        <w:noProof/>
      </w:rPr>
      <w:drawing>
        <wp:anchor distT="0" distB="0" distL="114300" distR="114300" simplePos="0" relativeHeight="251658241" behindDoc="0" locked="0" layoutInCell="1" allowOverlap="1" wp14:anchorId="688386B9" wp14:editId="18D452BB">
          <wp:simplePos x="0" y="0"/>
          <wp:positionH relativeFrom="column">
            <wp:posOffset>3245485</wp:posOffset>
          </wp:positionH>
          <wp:positionV relativeFrom="paragraph">
            <wp:posOffset>-234426</wp:posOffset>
          </wp:positionV>
          <wp:extent cx="3045460" cy="723265"/>
          <wp:effectExtent l="0" t="0" r="2540" b="635"/>
          <wp:wrapNone/>
          <wp:docPr id="6" name="Picture 6" descr="O:\Shared\2016_AmericanAirlines_®_Logos\American Airlines\JPEG\RGB\Horizontal\aa_aa_®_hrz_rgb_grd_wht_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Shared\2016_AmericanAirlines_®_Logos\American Airlines\JPEG\RGB\Horizontal\aa_aa_®_hrz_rgb_grd_wht_med.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23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F47E6A" w14:textId="77777777" w:rsidR="00B31FC0" w:rsidRPr="003D6613" w:rsidRDefault="00B31FC0" w:rsidP="00067FDC">
    <w:pPr>
      <w:pStyle w:val="Heading3"/>
    </w:pPr>
  </w:p>
  <w:p w14:paraId="45A26799" w14:textId="77777777" w:rsidR="00B31FC0" w:rsidRPr="002C28C6" w:rsidRDefault="00B31FC0" w:rsidP="00067FDC">
    <w:pPr>
      <w:pStyle w:val="Heading3"/>
    </w:pPr>
  </w:p>
  <w:p w14:paraId="026D302D" w14:textId="77777777" w:rsidR="00B31FC0" w:rsidRPr="002C28C6" w:rsidRDefault="00B31FC0" w:rsidP="00067FDC">
    <w:pPr>
      <w:pStyle w:val="Heading3"/>
    </w:pPr>
  </w:p>
  <w:p w14:paraId="31DDEECA" w14:textId="77777777" w:rsidR="00B31FC0" w:rsidRPr="002F0232" w:rsidRDefault="00B31FC0" w:rsidP="00067FDC">
    <w:pPr>
      <w:pStyle w:val="Heading3"/>
      <w:ind w:left="5310" w:firstLine="450"/>
      <w:rPr>
        <w:b/>
      </w:rPr>
    </w:pPr>
    <w:r w:rsidRPr="002F0232">
      <w:rPr>
        <w:rFonts w:ascii="Arial" w:hAnsi="Arial" w:cs="Arial"/>
        <w:b/>
        <w:noProof/>
      </w:rPr>
      <w:drawing>
        <wp:anchor distT="0" distB="0" distL="114300" distR="114300" simplePos="0" relativeHeight="251658240" behindDoc="0" locked="0" layoutInCell="1" allowOverlap="1" wp14:anchorId="24769C83" wp14:editId="755F197D">
          <wp:simplePos x="0" y="0"/>
          <wp:positionH relativeFrom="page">
            <wp:posOffset>1158240</wp:posOffset>
          </wp:positionH>
          <wp:positionV relativeFrom="page">
            <wp:posOffset>1112520</wp:posOffset>
          </wp:positionV>
          <wp:extent cx="1828800" cy="159594"/>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159594"/>
                  </a:xfrm>
                  <a:prstGeom prst="rect">
                    <a:avLst/>
                  </a:prstGeom>
                  <a:noFill/>
                </pic:spPr>
              </pic:pic>
            </a:graphicData>
          </a:graphic>
          <wp14:sizeRelH relativeFrom="margin">
            <wp14:pctWidth>0</wp14:pctWidth>
          </wp14:sizeRelH>
          <wp14:sizeRelV relativeFrom="margin">
            <wp14:pctHeight>0</wp14:pctHeight>
          </wp14:sizeRelV>
        </wp:anchor>
      </w:drawing>
    </w:r>
    <w:r w:rsidRPr="002F0232">
      <w:rPr>
        <w:rFonts w:ascii="Arial" w:hAnsi="Arial" w:cs="Arial"/>
        <w:b/>
      </w:rPr>
      <w:t>Corporate Communications</w:t>
    </w:r>
  </w:p>
  <w:p w14:paraId="2A1E76F4" w14:textId="77777777" w:rsidR="00B31FC0" w:rsidRPr="003D6613" w:rsidRDefault="00B31FC0" w:rsidP="00067FDC">
    <w:pPr>
      <w:pStyle w:val="Heading3"/>
      <w:ind w:left="5310" w:firstLine="450"/>
      <w:rPr>
        <w:rFonts w:ascii="Arial" w:hAnsi="Arial" w:cs="Arial"/>
      </w:rPr>
    </w:pPr>
    <w:hyperlink r:id="rId3" w:history="1">
      <w:r w:rsidRPr="003D6613">
        <w:rPr>
          <w:rStyle w:val="Hyperlink"/>
          <w:rFonts w:ascii="Arial" w:hAnsi="Arial" w:cs="Arial"/>
        </w:rPr>
        <w:t>mediarelations@aa.com</w:t>
      </w:r>
    </w:hyperlink>
    <w:r w:rsidRPr="003D6613">
      <w:rPr>
        <w:rFonts w:ascii="Arial" w:hAnsi="Arial" w:cs="Arial"/>
      </w:rPr>
      <w:t xml:space="preserve"> </w:t>
    </w:r>
  </w:p>
  <w:p w14:paraId="6DC648A1" w14:textId="77777777" w:rsidR="00B31FC0" w:rsidRPr="003D6613" w:rsidRDefault="00B31FC0" w:rsidP="00067FDC">
    <w:pPr>
      <w:pStyle w:val="Heading3"/>
      <w:ind w:left="6033" w:firstLine="447"/>
      <w:rPr>
        <w:rFonts w:ascii="Arial" w:hAnsi="Arial" w:cs="Arial"/>
      </w:rPr>
    </w:pPr>
  </w:p>
  <w:p w14:paraId="6ADD2818" w14:textId="77777777" w:rsidR="00B31FC0" w:rsidRDefault="00B31F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0420"/>
    <w:multiLevelType w:val="hybridMultilevel"/>
    <w:tmpl w:val="DB446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276554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ngh, Jay">
    <w15:presenceInfo w15:providerId="AD" w15:userId="S::811017@corpaa.aa.com::b57756db-7a1c-4db3-b031-5d71d699dd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trackRevisions/>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F56"/>
    <w:rsid w:val="000035A6"/>
    <w:rsid w:val="000035E8"/>
    <w:rsid w:val="00003E70"/>
    <w:rsid w:val="000057B3"/>
    <w:rsid w:val="000065B8"/>
    <w:rsid w:val="0001364D"/>
    <w:rsid w:val="000138DD"/>
    <w:rsid w:val="00014AA6"/>
    <w:rsid w:val="000168B2"/>
    <w:rsid w:val="00017E61"/>
    <w:rsid w:val="00020BA8"/>
    <w:rsid w:val="000350DA"/>
    <w:rsid w:val="00044F9D"/>
    <w:rsid w:val="00050246"/>
    <w:rsid w:val="00053E68"/>
    <w:rsid w:val="00061173"/>
    <w:rsid w:val="000670D9"/>
    <w:rsid w:val="00067EE8"/>
    <w:rsid w:val="00067FDC"/>
    <w:rsid w:val="000707CD"/>
    <w:rsid w:val="00071BD3"/>
    <w:rsid w:val="000721BE"/>
    <w:rsid w:val="000744BF"/>
    <w:rsid w:val="00080F05"/>
    <w:rsid w:val="00081B77"/>
    <w:rsid w:val="00086427"/>
    <w:rsid w:val="000954BA"/>
    <w:rsid w:val="000954FB"/>
    <w:rsid w:val="00096FCD"/>
    <w:rsid w:val="000A158B"/>
    <w:rsid w:val="000B27BB"/>
    <w:rsid w:val="000B504B"/>
    <w:rsid w:val="000C0C93"/>
    <w:rsid w:val="000C1D1E"/>
    <w:rsid w:val="000C6571"/>
    <w:rsid w:val="000E4EFE"/>
    <w:rsid w:val="000F6579"/>
    <w:rsid w:val="0010016F"/>
    <w:rsid w:val="0010358B"/>
    <w:rsid w:val="00105936"/>
    <w:rsid w:val="001157FE"/>
    <w:rsid w:val="00126F8A"/>
    <w:rsid w:val="00127C1F"/>
    <w:rsid w:val="00145A87"/>
    <w:rsid w:val="001462A4"/>
    <w:rsid w:val="00152C68"/>
    <w:rsid w:val="00157E57"/>
    <w:rsid w:val="00163468"/>
    <w:rsid w:val="001644C4"/>
    <w:rsid w:val="00164B6A"/>
    <w:rsid w:val="00172135"/>
    <w:rsid w:val="00176BC4"/>
    <w:rsid w:val="0018183A"/>
    <w:rsid w:val="0018709C"/>
    <w:rsid w:val="00190528"/>
    <w:rsid w:val="00195A3C"/>
    <w:rsid w:val="001A2D79"/>
    <w:rsid w:val="001A4A97"/>
    <w:rsid w:val="001A6F19"/>
    <w:rsid w:val="001B3635"/>
    <w:rsid w:val="001B4580"/>
    <w:rsid w:val="001B4C95"/>
    <w:rsid w:val="001B6384"/>
    <w:rsid w:val="001C0138"/>
    <w:rsid w:val="001C1DD6"/>
    <w:rsid w:val="001C2A5B"/>
    <w:rsid w:val="001D4D54"/>
    <w:rsid w:val="001D65C0"/>
    <w:rsid w:val="001D7057"/>
    <w:rsid w:val="001D7502"/>
    <w:rsid w:val="001E2279"/>
    <w:rsid w:val="001E4081"/>
    <w:rsid w:val="001E48FA"/>
    <w:rsid w:val="001E523E"/>
    <w:rsid w:val="001F5A0C"/>
    <w:rsid w:val="00200B14"/>
    <w:rsid w:val="00203826"/>
    <w:rsid w:val="00204BA5"/>
    <w:rsid w:val="00205017"/>
    <w:rsid w:val="00206E7B"/>
    <w:rsid w:val="00210920"/>
    <w:rsid w:val="002112E6"/>
    <w:rsid w:val="00215F87"/>
    <w:rsid w:val="00220ECF"/>
    <w:rsid w:val="002233A0"/>
    <w:rsid w:val="0022560D"/>
    <w:rsid w:val="00232473"/>
    <w:rsid w:val="00232CB0"/>
    <w:rsid w:val="0024330C"/>
    <w:rsid w:val="002544B7"/>
    <w:rsid w:val="00260E67"/>
    <w:rsid w:val="00260F14"/>
    <w:rsid w:val="00260F9B"/>
    <w:rsid w:val="00262F50"/>
    <w:rsid w:val="00266344"/>
    <w:rsid w:val="002766AC"/>
    <w:rsid w:val="002832B6"/>
    <w:rsid w:val="00285672"/>
    <w:rsid w:val="00294E1B"/>
    <w:rsid w:val="00295D89"/>
    <w:rsid w:val="002A15C9"/>
    <w:rsid w:val="002A2D91"/>
    <w:rsid w:val="002A32B9"/>
    <w:rsid w:val="002B2D8D"/>
    <w:rsid w:val="002B51CA"/>
    <w:rsid w:val="002B5570"/>
    <w:rsid w:val="002B71E7"/>
    <w:rsid w:val="002C1405"/>
    <w:rsid w:val="002C6D3B"/>
    <w:rsid w:val="002D0739"/>
    <w:rsid w:val="002D180A"/>
    <w:rsid w:val="002D57BA"/>
    <w:rsid w:val="002E1B8F"/>
    <w:rsid w:val="002E2252"/>
    <w:rsid w:val="002E2ACD"/>
    <w:rsid w:val="002E3DC7"/>
    <w:rsid w:val="002E77F5"/>
    <w:rsid w:val="002F1A75"/>
    <w:rsid w:val="002F368F"/>
    <w:rsid w:val="002F39AC"/>
    <w:rsid w:val="002F5AF3"/>
    <w:rsid w:val="003008B0"/>
    <w:rsid w:val="0030453D"/>
    <w:rsid w:val="003138E2"/>
    <w:rsid w:val="00315974"/>
    <w:rsid w:val="0032431D"/>
    <w:rsid w:val="00330D62"/>
    <w:rsid w:val="00330F86"/>
    <w:rsid w:val="00331F1F"/>
    <w:rsid w:val="00332BBE"/>
    <w:rsid w:val="003362D2"/>
    <w:rsid w:val="00354A98"/>
    <w:rsid w:val="00356C1F"/>
    <w:rsid w:val="0036077E"/>
    <w:rsid w:val="003616B1"/>
    <w:rsid w:val="00361B20"/>
    <w:rsid w:val="00365443"/>
    <w:rsid w:val="00366FBF"/>
    <w:rsid w:val="00370291"/>
    <w:rsid w:val="0037543A"/>
    <w:rsid w:val="00390128"/>
    <w:rsid w:val="003A153F"/>
    <w:rsid w:val="003A53CB"/>
    <w:rsid w:val="003B2439"/>
    <w:rsid w:val="003B3B29"/>
    <w:rsid w:val="003B3C8F"/>
    <w:rsid w:val="003B47C3"/>
    <w:rsid w:val="003C2FE5"/>
    <w:rsid w:val="003D36E1"/>
    <w:rsid w:val="003D677C"/>
    <w:rsid w:val="003E259D"/>
    <w:rsid w:val="003F3601"/>
    <w:rsid w:val="003F791E"/>
    <w:rsid w:val="004001AF"/>
    <w:rsid w:val="00403D8A"/>
    <w:rsid w:val="00407C5D"/>
    <w:rsid w:val="00416DD6"/>
    <w:rsid w:val="00430C38"/>
    <w:rsid w:val="0043195A"/>
    <w:rsid w:val="00432904"/>
    <w:rsid w:val="00444156"/>
    <w:rsid w:val="00452908"/>
    <w:rsid w:val="0045303A"/>
    <w:rsid w:val="0045567C"/>
    <w:rsid w:val="00461A3E"/>
    <w:rsid w:val="00466B4F"/>
    <w:rsid w:val="00470E57"/>
    <w:rsid w:val="004762D8"/>
    <w:rsid w:val="004779A5"/>
    <w:rsid w:val="0048073D"/>
    <w:rsid w:val="00480A93"/>
    <w:rsid w:val="004858E1"/>
    <w:rsid w:val="004938B8"/>
    <w:rsid w:val="004948DD"/>
    <w:rsid w:val="00496514"/>
    <w:rsid w:val="004A00E8"/>
    <w:rsid w:val="004A0C2E"/>
    <w:rsid w:val="004A5C9D"/>
    <w:rsid w:val="004B101A"/>
    <w:rsid w:val="004B3065"/>
    <w:rsid w:val="004C1D0A"/>
    <w:rsid w:val="004C69DD"/>
    <w:rsid w:val="004E5A14"/>
    <w:rsid w:val="004F3A4F"/>
    <w:rsid w:val="004F444D"/>
    <w:rsid w:val="00501536"/>
    <w:rsid w:val="00504816"/>
    <w:rsid w:val="00510B40"/>
    <w:rsid w:val="00511164"/>
    <w:rsid w:val="00511F91"/>
    <w:rsid w:val="005155F1"/>
    <w:rsid w:val="00517456"/>
    <w:rsid w:val="005229C8"/>
    <w:rsid w:val="005246ED"/>
    <w:rsid w:val="005249E5"/>
    <w:rsid w:val="00525DD3"/>
    <w:rsid w:val="0053086F"/>
    <w:rsid w:val="00532A46"/>
    <w:rsid w:val="005358EB"/>
    <w:rsid w:val="00546436"/>
    <w:rsid w:val="0055748F"/>
    <w:rsid w:val="00564414"/>
    <w:rsid w:val="00571F26"/>
    <w:rsid w:val="005809B6"/>
    <w:rsid w:val="0058149B"/>
    <w:rsid w:val="00581E35"/>
    <w:rsid w:val="005828FB"/>
    <w:rsid w:val="00582C0A"/>
    <w:rsid w:val="00590FC7"/>
    <w:rsid w:val="00595847"/>
    <w:rsid w:val="005B1E56"/>
    <w:rsid w:val="005B4630"/>
    <w:rsid w:val="005B7BD1"/>
    <w:rsid w:val="005C36ED"/>
    <w:rsid w:val="005D2A3A"/>
    <w:rsid w:val="005E09A3"/>
    <w:rsid w:val="005E5676"/>
    <w:rsid w:val="00600A26"/>
    <w:rsid w:val="00601FAB"/>
    <w:rsid w:val="00611AA1"/>
    <w:rsid w:val="006127B5"/>
    <w:rsid w:val="0061545F"/>
    <w:rsid w:val="00617E13"/>
    <w:rsid w:val="00620317"/>
    <w:rsid w:val="00626D2E"/>
    <w:rsid w:val="00630B27"/>
    <w:rsid w:val="006319D3"/>
    <w:rsid w:val="00631B71"/>
    <w:rsid w:val="0064037A"/>
    <w:rsid w:val="00646E8E"/>
    <w:rsid w:val="006519D9"/>
    <w:rsid w:val="006528D5"/>
    <w:rsid w:val="0065453B"/>
    <w:rsid w:val="00654EC3"/>
    <w:rsid w:val="0065632D"/>
    <w:rsid w:val="0066372C"/>
    <w:rsid w:val="00663FFC"/>
    <w:rsid w:val="0067291A"/>
    <w:rsid w:val="00672A3E"/>
    <w:rsid w:val="00674B98"/>
    <w:rsid w:val="006847DE"/>
    <w:rsid w:val="006849B4"/>
    <w:rsid w:val="00685453"/>
    <w:rsid w:val="006920D2"/>
    <w:rsid w:val="00694B81"/>
    <w:rsid w:val="006A374A"/>
    <w:rsid w:val="006A3F07"/>
    <w:rsid w:val="006A4FFD"/>
    <w:rsid w:val="006B7C49"/>
    <w:rsid w:val="006C13EF"/>
    <w:rsid w:val="006C37DA"/>
    <w:rsid w:val="006C536F"/>
    <w:rsid w:val="006E1DAA"/>
    <w:rsid w:val="006E2915"/>
    <w:rsid w:val="006E32D6"/>
    <w:rsid w:val="006E6097"/>
    <w:rsid w:val="006E6B37"/>
    <w:rsid w:val="006F18AA"/>
    <w:rsid w:val="006F6661"/>
    <w:rsid w:val="00706676"/>
    <w:rsid w:val="0071424D"/>
    <w:rsid w:val="00722857"/>
    <w:rsid w:val="00723FF3"/>
    <w:rsid w:val="00724A7B"/>
    <w:rsid w:val="00725C60"/>
    <w:rsid w:val="007322C1"/>
    <w:rsid w:val="0073433B"/>
    <w:rsid w:val="00735B9D"/>
    <w:rsid w:val="00745FF2"/>
    <w:rsid w:val="00751F36"/>
    <w:rsid w:val="00756561"/>
    <w:rsid w:val="00756D87"/>
    <w:rsid w:val="00757338"/>
    <w:rsid w:val="00757970"/>
    <w:rsid w:val="007601D0"/>
    <w:rsid w:val="0076710E"/>
    <w:rsid w:val="00767880"/>
    <w:rsid w:val="00772C3B"/>
    <w:rsid w:val="00774AC3"/>
    <w:rsid w:val="007759D9"/>
    <w:rsid w:val="0077621E"/>
    <w:rsid w:val="007819CC"/>
    <w:rsid w:val="0079055E"/>
    <w:rsid w:val="0079630A"/>
    <w:rsid w:val="00797387"/>
    <w:rsid w:val="007B070A"/>
    <w:rsid w:val="007B2B21"/>
    <w:rsid w:val="007B64A9"/>
    <w:rsid w:val="007C3C73"/>
    <w:rsid w:val="007C6FCF"/>
    <w:rsid w:val="007D0A17"/>
    <w:rsid w:val="007E49BF"/>
    <w:rsid w:val="007F7C19"/>
    <w:rsid w:val="00800E02"/>
    <w:rsid w:val="00803915"/>
    <w:rsid w:val="00806DAD"/>
    <w:rsid w:val="00811CAD"/>
    <w:rsid w:val="00814CA5"/>
    <w:rsid w:val="00827C60"/>
    <w:rsid w:val="00831B12"/>
    <w:rsid w:val="00831C38"/>
    <w:rsid w:val="00846E67"/>
    <w:rsid w:val="00851E95"/>
    <w:rsid w:val="00856381"/>
    <w:rsid w:val="008567C7"/>
    <w:rsid w:val="0085682E"/>
    <w:rsid w:val="0085766D"/>
    <w:rsid w:val="0085771C"/>
    <w:rsid w:val="008628D1"/>
    <w:rsid w:val="00863964"/>
    <w:rsid w:val="008707A3"/>
    <w:rsid w:val="00874DB3"/>
    <w:rsid w:val="0087675F"/>
    <w:rsid w:val="008807C3"/>
    <w:rsid w:val="00880809"/>
    <w:rsid w:val="008811FF"/>
    <w:rsid w:val="00883CA9"/>
    <w:rsid w:val="008855DD"/>
    <w:rsid w:val="00886036"/>
    <w:rsid w:val="008920AB"/>
    <w:rsid w:val="00895797"/>
    <w:rsid w:val="00895B7C"/>
    <w:rsid w:val="008A120F"/>
    <w:rsid w:val="008A2DDE"/>
    <w:rsid w:val="008A675C"/>
    <w:rsid w:val="008B3C73"/>
    <w:rsid w:val="008C292B"/>
    <w:rsid w:val="008C2DF1"/>
    <w:rsid w:val="008C4BB1"/>
    <w:rsid w:val="008C666E"/>
    <w:rsid w:val="008E4F0F"/>
    <w:rsid w:val="008E51A2"/>
    <w:rsid w:val="008F27B4"/>
    <w:rsid w:val="008F3BDA"/>
    <w:rsid w:val="008F5523"/>
    <w:rsid w:val="009014D1"/>
    <w:rsid w:val="009020E1"/>
    <w:rsid w:val="00906033"/>
    <w:rsid w:val="00916AC9"/>
    <w:rsid w:val="00923E09"/>
    <w:rsid w:val="0092748F"/>
    <w:rsid w:val="00937F76"/>
    <w:rsid w:val="00942B8C"/>
    <w:rsid w:val="00942D1E"/>
    <w:rsid w:val="00943245"/>
    <w:rsid w:val="009465B3"/>
    <w:rsid w:val="00947B13"/>
    <w:rsid w:val="009515ED"/>
    <w:rsid w:val="00960769"/>
    <w:rsid w:val="00963D16"/>
    <w:rsid w:val="00967650"/>
    <w:rsid w:val="009726EE"/>
    <w:rsid w:val="00973D32"/>
    <w:rsid w:val="00974731"/>
    <w:rsid w:val="00975D0D"/>
    <w:rsid w:val="00984073"/>
    <w:rsid w:val="00987B7A"/>
    <w:rsid w:val="00990AFF"/>
    <w:rsid w:val="009920C5"/>
    <w:rsid w:val="009A2676"/>
    <w:rsid w:val="009A477A"/>
    <w:rsid w:val="009A5F22"/>
    <w:rsid w:val="009B652D"/>
    <w:rsid w:val="009C4938"/>
    <w:rsid w:val="009D26DE"/>
    <w:rsid w:val="009E093E"/>
    <w:rsid w:val="009E376C"/>
    <w:rsid w:val="009E5524"/>
    <w:rsid w:val="009E62F4"/>
    <w:rsid w:val="009E63EF"/>
    <w:rsid w:val="009E75EB"/>
    <w:rsid w:val="009F20D5"/>
    <w:rsid w:val="009F242B"/>
    <w:rsid w:val="009F689D"/>
    <w:rsid w:val="00A05B85"/>
    <w:rsid w:val="00A0739D"/>
    <w:rsid w:val="00A104EC"/>
    <w:rsid w:val="00A10D2B"/>
    <w:rsid w:val="00A12793"/>
    <w:rsid w:val="00A15274"/>
    <w:rsid w:val="00A2014F"/>
    <w:rsid w:val="00A251AC"/>
    <w:rsid w:val="00A328BD"/>
    <w:rsid w:val="00A421CF"/>
    <w:rsid w:val="00A42F86"/>
    <w:rsid w:val="00A44B35"/>
    <w:rsid w:val="00A572C3"/>
    <w:rsid w:val="00A61450"/>
    <w:rsid w:val="00A7201D"/>
    <w:rsid w:val="00A759F1"/>
    <w:rsid w:val="00A806FB"/>
    <w:rsid w:val="00A81A71"/>
    <w:rsid w:val="00A83DB0"/>
    <w:rsid w:val="00A93AE2"/>
    <w:rsid w:val="00AA251D"/>
    <w:rsid w:val="00AA27E7"/>
    <w:rsid w:val="00AA2C74"/>
    <w:rsid w:val="00AA2DC8"/>
    <w:rsid w:val="00AA65A8"/>
    <w:rsid w:val="00AA6F0E"/>
    <w:rsid w:val="00AB1B36"/>
    <w:rsid w:val="00AB6A97"/>
    <w:rsid w:val="00AB6C37"/>
    <w:rsid w:val="00AC169C"/>
    <w:rsid w:val="00AD01C9"/>
    <w:rsid w:val="00AD30F5"/>
    <w:rsid w:val="00AD35B4"/>
    <w:rsid w:val="00AE5091"/>
    <w:rsid w:val="00AE7E31"/>
    <w:rsid w:val="00AF1B07"/>
    <w:rsid w:val="00AF6715"/>
    <w:rsid w:val="00B00CCD"/>
    <w:rsid w:val="00B12979"/>
    <w:rsid w:val="00B208A5"/>
    <w:rsid w:val="00B21A9A"/>
    <w:rsid w:val="00B21E89"/>
    <w:rsid w:val="00B23058"/>
    <w:rsid w:val="00B2421E"/>
    <w:rsid w:val="00B25506"/>
    <w:rsid w:val="00B258A9"/>
    <w:rsid w:val="00B31FA3"/>
    <w:rsid w:val="00B31FC0"/>
    <w:rsid w:val="00B371A4"/>
    <w:rsid w:val="00B41A9C"/>
    <w:rsid w:val="00B41D96"/>
    <w:rsid w:val="00B44A39"/>
    <w:rsid w:val="00B52EBD"/>
    <w:rsid w:val="00B60C26"/>
    <w:rsid w:val="00B61D51"/>
    <w:rsid w:val="00B6361A"/>
    <w:rsid w:val="00B6451F"/>
    <w:rsid w:val="00B67D0E"/>
    <w:rsid w:val="00B7212A"/>
    <w:rsid w:val="00B72CEC"/>
    <w:rsid w:val="00B75221"/>
    <w:rsid w:val="00B766C9"/>
    <w:rsid w:val="00B76CF8"/>
    <w:rsid w:val="00B80305"/>
    <w:rsid w:val="00B80760"/>
    <w:rsid w:val="00B810E9"/>
    <w:rsid w:val="00B85CDD"/>
    <w:rsid w:val="00B93D41"/>
    <w:rsid w:val="00B94CB8"/>
    <w:rsid w:val="00BA26EB"/>
    <w:rsid w:val="00BA59E0"/>
    <w:rsid w:val="00BB177B"/>
    <w:rsid w:val="00BB40B7"/>
    <w:rsid w:val="00BC00B3"/>
    <w:rsid w:val="00BD145D"/>
    <w:rsid w:val="00BD442B"/>
    <w:rsid w:val="00BE5691"/>
    <w:rsid w:val="00BE5C94"/>
    <w:rsid w:val="00BE6577"/>
    <w:rsid w:val="00BF46FC"/>
    <w:rsid w:val="00C0098D"/>
    <w:rsid w:val="00C0425A"/>
    <w:rsid w:val="00C057E6"/>
    <w:rsid w:val="00C110A1"/>
    <w:rsid w:val="00C26F23"/>
    <w:rsid w:val="00C35677"/>
    <w:rsid w:val="00C44713"/>
    <w:rsid w:val="00C51819"/>
    <w:rsid w:val="00C57916"/>
    <w:rsid w:val="00C57ECB"/>
    <w:rsid w:val="00C62D59"/>
    <w:rsid w:val="00C72D6B"/>
    <w:rsid w:val="00C74050"/>
    <w:rsid w:val="00C74A88"/>
    <w:rsid w:val="00C75B78"/>
    <w:rsid w:val="00C85E73"/>
    <w:rsid w:val="00C86E99"/>
    <w:rsid w:val="00C93823"/>
    <w:rsid w:val="00C93ABC"/>
    <w:rsid w:val="00C96D02"/>
    <w:rsid w:val="00C97680"/>
    <w:rsid w:val="00CA2C92"/>
    <w:rsid w:val="00CB0619"/>
    <w:rsid w:val="00CB4B5E"/>
    <w:rsid w:val="00CC171E"/>
    <w:rsid w:val="00CC27D1"/>
    <w:rsid w:val="00CC3277"/>
    <w:rsid w:val="00CE589D"/>
    <w:rsid w:val="00CF1BBA"/>
    <w:rsid w:val="00CF314A"/>
    <w:rsid w:val="00CF71A2"/>
    <w:rsid w:val="00CF760B"/>
    <w:rsid w:val="00D0317A"/>
    <w:rsid w:val="00D04C5E"/>
    <w:rsid w:val="00D12B88"/>
    <w:rsid w:val="00D142FC"/>
    <w:rsid w:val="00D17154"/>
    <w:rsid w:val="00D24635"/>
    <w:rsid w:val="00D248C8"/>
    <w:rsid w:val="00D3180E"/>
    <w:rsid w:val="00D35FD6"/>
    <w:rsid w:val="00D371C1"/>
    <w:rsid w:val="00D46A9B"/>
    <w:rsid w:val="00D60A9A"/>
    <w:rsid w:val="00D615E5"/>
    <w:rsid w:val="00D61971"/>
    <w:rsid w:val="00D64CAA"/>
    <w:rsid w:val="00D64D29"/>
    <w:rsid w:val="00D74B49"/>
    <w:rsid w:val="00D86133"/>
    <w:rsid w:val="00D866C4"/>
    <w:rsid w:val="00D90D66"/>
    <w:rsid w:val="00D91AFF"/>
    <w:rsid w:val="00D92CA3"/>
    <w:rsid w:val="00DA4109"/>
    <w:rsid w:val="00DB124C"/>
    <w:rsid w:val="00DB3E9A"/>
    <w:rsid w:val="00DB55A1"/>
    <w:rsid w:val="00DB584F"/>
    <w:rsid w:val="00DC04A8"/>
    <w:rsid w:val="00DC6331"/>
    <w:rsid w:val="00DC7B65"/>
    <w:rsid w:val="00DD2CDD"/>
    <w:rsid w:val="00DD36E7"/>
    <w:rsid w:val="00DD3BB3"/>
    <w:rsid w:val="00DF08AB"/>
    <w:rsid w:val="00DF2B01"/>
    <w:rsid w:val="00DF6FDE"/>
    <w:rsid w:val="00E02432"/>
    <w:rsid w:val="00E04934"/>
    <w:rsid w:val="00E06AA6"/>
    <w:rsid w:val="00E07194"/>
    <w:rsid w:val="00E15E81"/>
    <w:rsid w:val="00E1659F"/>
    <w:rsid w:val="00E24BEC"/>
    <w:rsid w:val="00E31369"/>
    <w:rsid w:val="00E31DF7"/>
    <w:rsid w:val="00E32603"/>
    <w:rsid w:val="00E349D6"/>
    <w:rsid w:val="00E43432"/>
    <w:rsid w:val="00E43C28"/>
    <w:rsid w:val="00E45B3B"/>
    <w:rsid w:val="00E60428"/>
    <w:rsid w:val="00E63B8B"/>
    <w:rsid w:val="00E80D12"/>
    <w:rsid w:val="00E850D9"/>
    <w:rsid w:val="00E86CC7"/>
    <w:rsid w:val="00E87BD3"/>
    <w:rsid w:val="00E94F56"/>
    <w:rsid w:val="00EA379D"/>
    <w:rsid w:val="00EB0B33"/>
    <w:rsid w:val="00EB28DE"/>
    <w:rsid w:val="00EB2945"/>
    <w:rsid w:val="00EB7426"/>
    <w:rsid w:val="00EC3346"/>
    <w:rsid w:val="00EC347E"/>
    <w:rsid w:val="00ED6A63"/>
    <w:rsid w:val="00EE07AE"/>
    <w:rsid w:val="00EE328D"/>
    <w:rsid w:val="00EE4004"/>
    <w:rsid w:val="00EE7F24"/>
    <w:rsid w:val="00EF273E"/>
    <w:rsid w:val="00EF68EC"/>
    <w:rsid w:val="00EF7CC0"/>
    <w:rsid w:val="00F00F1B"/>
    <w:rsid w:val="00F01358"/>
    <w:rsid w:val="00F016AA"/>
    <w:rsid w:val="00F04F23"/>
    <w:rsid w:val="00F06282"/>
    <w:rsid w:val="00F138D6"/>
    <w:rsid w:val="00F21950"/>
    <w:rsid w:val="00F23129"/>
    <w:rsid w:val="00F2341D"/>
    <w:rsid w:val="00F24811"/>
    <w:rsid w:val="00F33BFC"/>
    <w:rsid w:val="00F4095E"/>
    <w:rsid w:val="00F40C6D"/>
    <w:rsid w:val="00F41B97"/>
    <w:rsid w:val="00F5318B"/>
    <w:rsid w:val="00F5354E"/>
    <w:rsid w:val="00F620D0"/>
    <w:rsid w:val="00F64A1E"/>
    <w:rsid w:val="00F65F56"/>
    <w:rsid w:val="00F661AC"/>
    <w:rsid w:val="00F70520"/>
    <w:rsid w:val="00F7194B"/>
    <w:rsid w:val="00F833D9"/>
    <w:rsid w:val="00F83829"/>
    <w:rsid w:val="00F85CCE"/>
    <w:rsid w:val="00F87CB1"/>
    <w:rsid w:val="00F9105A"/>
    <w:rsid w:val="00F9359A"/>
    <w:rsid w:val="00F93818"/>
    <w:rsid w:val="00F956C0"/>
    <w:rsid w:val="00F959DD"/>
    <w:rsid w:val="00FA6F1D"/>
    <w:rsid w:val="00FC2DE6"/>
    <w:rsid w:val="00FC7F6C"/>
    <w:rsid w:val="00FD2714"/>
    <w:rsid w:val="00FD3049"/>
    <w:rsid w:val="00FD4560"/>
    <w:rsid w:val="00FD576B"/>
    <w:rsid w:val="00FF5874"/>
    <w:rsid w:val="023EDA26"/>
    <w:rsid w:val="0240828D"/>
    <w:rsid w:val="02938859"/>
    <w:rsid w:val="0331D2D2"/>
    <w:rsid w:val="03DABC34"/>
    <w:rsid w:val="04200CEA"/>
    <w:rsid w:val="0479302D"/>
    <w:rsid w:val="05FD81BF"/>
    <w:rsid w:val="06569698"/>
    <w:rsid w:val="0820FACF"/>
    <w:rsid w:val="09F33B9E"/>
    <w:rsid w:val="0A5CD90E"/>
    <w:rsid w:val="0A6B5830"/>
    <w:rsid w:val="0B2D2F4F"/>
    <w:rsid w:val="0B45C2B8"/>
    <w:rsid w:val="0B504F69"/>
    <w:rsid w:val="0C70E218"/>
    <w:rsid w:val="0CDEA0AC"/>
    <w:rsid w:val="0EC45433"/>
    <w:rsid w:val="0EDB0A81"/>
    <w:rsid w:val="0EEC425B"/>
    <w:rsid w:val="0F0CB058"/>
    <w:rsid w:val="116845BB"/>
    <w:rsid w:val="121B3F56"/>
    <w:rsid w:val="123DB8A5"/>
    <w:rsid w:val="124CEE2C"/>
    <w:rsid w:val="13575EF7"/>
    <w:rsid w:val="1384DEDE"/>
    <w:rsid w:val="13A252FA"/>
    <w:rsid w:val="13DEDE2A"/>
    <w:rsid w:val="14DDB663"/>
    <w:rsid w:val="1579C06F"/>
    <w:rsid w:val="17001AD2"/>
    <w:rsid w:val="17A3EDC6"/>
    <w:rsid w:val="18ADC225"/>
    <w:rsid w:val="18DC88E8"/>
    <w:rsid w:val="1A2D5DCD"/>
    <w:rsid w:val="1A4533A8"/>
    <w:rsid w:val="1AA09055"/>
    <w:rsid w:val="1B1CDDE2"/>
    <w:rsid w:val="1C0C29B8"/>
    <w:rsid w:val="1C1C29D5"/>
    <w:rsid w:val="1C279D03"/>
    <w:rsid w:val="1C4AEAB4"/>
    <w:rsid w:val="1C4EF66C"/>
    <w:rsid w:val="1E1B0C38"/>
    <w:rsid w:val="251821F9"/>
    <w:rsid w:val="27A37B5D"/>
    <w:rsid w:val="288D348A"/>
    <w:rsid w:val="28AF5688"/>
    <w:rsid w:val="28BD1435"/>
    <w:rsid w:val="2982801A"/>
    <w:rsid w:val="2A5D8032"/>
    <w:rsid w:val="2A720B81"/>
    <w:rsid w:val="2B293A63"/>
    <w:rsid w:val="2B540187"/>
    <w:rsid w:val="2BB91C72"/>
    <w:rsid w:val="2BEC91DD"/>
    <w:rsid w:val="2D3E011B"/>
    <w:rsid w:val="2DB611FB"/>
    <w:rsid w:val="2DE92D9E"/>
    <w:rsid w:val="2E61332C"/>
    <w:rsid w:val="2EC9BCAC"/>
    <w:rsid w:val="2F2C7D5E"/>
    <w:rsid w:val="2F6A87AB"/>
    <w:rsid w:val="2F8BE19D"/>
    <w:rsid w:val="3045CC96"/>
    <w:rsid w:val="31306ED9"/>
    <w:rsid w:val="31DF6B30"/>
    <w:rsid w:val="340A20BE"/>
    <w:rsid w:val="3500D668"/>
    <w:rsid w:val="3563DB89"/>
    <w:rsid w:val="3675C7E7"/>
    <w:rsid w:val="37986230"/>
    <w:rsid w:val="3A97B02B"/>
    <w:rsid w:val="3B651DAE"/>
    <w:rsid w:val="3C196B75"/>
    <w:rsid w:val="3CEA04A2"/>
    <w:rsid w:val="3E85C012"/>
    <w:rsid w:val="3EBD9991"/>
    <w:rsid w:val="3EF650CB"/>
    <w:rsid w:val="3F34E315"/>
    <w:rsid w:val="3F59EE2E"/>
    <w:rsid w:val="3F751E2F"/>
    <w:rsid w:val="3FDD4D26"/>
    <w:rsid w:val="402C531F"/>
    <w:rsid w:val="404F1D12"/>
    <w:rsid w:val="40AB7741"/>
    <w:rsid w:val="414325E1"/>
    <w:rsid w:val="418EEA6E"/>
    <w:rsid w:val="419FB76F"/>
    <w:rsid w:val="42E55F52"/>
    <w:rsid w:val="4344C7AD"/>
    <w:rsid w:val="4432A401"/>
    <w:rsid w:val="44BD59DE"/>
    <w:rsid w:val="44E19E58"/>
    <w:rsid w:val="4675D75F"/>
    <w:rsid w:val="46F0979F"/>
    <w:rsid w:val="4843B769"/>
    <w:rsid w:val="489274F6"/>
    <w:rsid w:val="49D5F2C1"/>
    <w:rsid w:val="4C96BFF2"/>
    <w:rsid w:val="4CFDB022"/>
    <w:rsid w:val="4D7FE1FF"/>
    <w:rsid w:val="4FB9FB0C"/>
    <w:rsid w:val="500EEF9E"/>
    <w:rsid w:val="52620E91"/>
    <w:rsid w:val="527E5236"/>
    <w:rsid w:val="5288DF4B"/>
    <w:rsid w:val="547DAF38"/>
    <w:rsid w:val="5488EE97"/>
    <w:rsid w:val="55B36FA8"/>
    <w:rsid w:val="5615AD24"/>
    <w:rsid w:val="564232BC"/>
    <w:rsid w:val="56C7BC86"/>
    <w:rsid w:val="57C33AD0"/>
    <w:rsid w:val="58100E84"/>
    <w:rsid w:val="5829CA85"/>
    <w:rsid w:val="58A5BC34"/>
    <w:rsid w:val="58ACD8ED"/>
    <w:rsid w:val="59009436"/>
    <w:rsid w:val="5953999D"/>
    <w:rsid w:val="5988B0BF"/>
    <w:rsid w:val="59CB7554"/>
    <w:rsid w:val="5A2A7627"/>
    <w:rsid w:val="5A5A06E3"/>
    <w:rsid w:val="5B97EE8B"/>
    <w:rsid w:val="5BD510DB"/>
    <w:rsid w:val="5BDB9A9D"/>
    <w:rsid w:val="5C3DB18F"/>
    <w:rsid w:val="5D28F241"/>
    <w:rsid w:val="5D84FD64"/>
    <w:rsid w:val="5E11A111"/>
    <w:rsid w:val="5EBEAC56"/>
    <w:rsid w:val="5F4C7DFB"/>
    <w:rsid w:val="5FFF553A"/>
    <w:rsid w:val="6159F36B"/>
    <w:rsid w:val="6314BF71"/>
    <w:rsid w:val="63EF5CF6"/>
    <w:rsid w:val="641FF256"/>
    <w:rsid w:val="65481915"/>
    <w:rsid w:val="6575725E"/>
    <w:rsid w:val="6652790F"/>
    <w:rsid w:val="66C91B79"/>
    <w:rsid w:val="6737A4F4"/>
    <w:rsid w:val="679E4C32"/>
    <w:rsid w:val="67F1930A"/>
    <w:rsid w:val="683AB910"/>
    <w:rsid w:val="69814334"/>
    <w:rsid w:val="69825CD8"/>
    <w:rsid w:val="6AAA2C0A"/>
    <w:rsid w:val="6B20AF0A"/>
    <w:rsid w:val="6B67FAEC"/>
    <w:rsid w:val="6C96496D"/>
    <w:rsid w:val="6CFFE570"/>
    <w:rsid w:val="6D37283A"/>
    <w:rsid w:val="6EEA064A"/>
    <w:rsid w:val="70528A05"/>
    <w:rsid w:val="71B52081"/>
    <w:rsid w:val="71EF620F"/>
    <w:rsid w:val="72384893"/>
    <w:rsid w:val="7372AA13"/>
    <w:rsid w:val="758CA4E1"/>
    <w:rsid w:val="778BB760"/>
    <w:rsid w:val="77BE34D5"/>
    <w:rsid w:val="7843E3BC"/>
    <w:rsid w:val="78DA6DAD"/>
    <w:rsid w:val="79241233"/>
    <w:rsid w:val="79903534"/>
    <w:rsid w:val="79966C8D"/>
    <w:rsid w:val="79A78434"/>
    <w:rsid w:val="79AAFCC5"/>
    <w:rsid w:val="79F59078"/>
    <w:rsid w:val="7ACE9397"/>
    <w:rsid w:val="7AD2517F"/>
    <w:rsid w:val="7AD3C431"/>
    <w:rsid w:val="7B2CAF36"/>
    <w:rsid w:val="7BAEB1D0"/>
    <w:rsid w:val="7DF84222"/>
    <w:rsid w:val="7DFD304B"/>
    <w:rsid w:val="7E18884A"/>
    <w:rsid w:val="7E8DB74C"/>
    <w:rsid w:val="7EF8A0E0"/>
    <w:rsid w:val="7F327A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FC894"/>
  <w15:chartTrackingRefBased/>
  <w15:docId w15:val="{72337B9B-A7BC-4046-BD9D-C189B8356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A46"/>
  </w:style>
  <w:style w:type="paragraph" w:styleId="Heading3">
    <w:name w:val="heading 3"/>
    <w:basedOn w:val="Normal"/>
    <w:next w:val="Normal"/>
    <w:link w:val="Heading3Char"/>
    <w:uiPriority w:val="9"/>
    <w:unhideWhenUsed/>
    <w:qFormat/>
    <w:rsid w:val="00067FDC"/>
    <w:pPr>
      <w:spacing w:after="0" w:line="240" w:lineRule="auto"/>
      <w:ind w:left="5313" w:hanging="14"/>
      <w:outlineLvl w:val="2"/>
    </w:pPr>
    <w:rPr>
      <w:rFonts w:eastAsia="Times New Roman" w:cstheme="minorHAnsi"/>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32A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2A46"/>
    <w:rPr>
      <w:color w:val="0563C1" w:themeColor="hyperlink"/>
      <w:u w:val="single"/>
    </w:rPr>
  </w:style>
  <w:style w:type="paragraph" w:styleId="Header">
    <w:name w:val="header"/>
    <w:basedOn w:val="Normal"/>
    <w:link w:val="HeaderChar"/>
    <w:uiPriority w:val="99"/>
    <w:unhideWhenUsed/>
    <w:rsid w:val="00067F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FDC"/>
  </w:style>
  <w:style w:type="paragraph" w:styleId="Footer">
    <w:name w:val="footer"/>
    <w:basedOn w:val="Normal"/>
    <w:link w:val="FooterChar"/>
    <w:uiPriority w:val="99"/>
    <w:unhideWhenUsed/>
    <w:rsid w:val="00067F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FDC"/>
  </w:style>
  <w:style w:type="character" w:customStyle="1" w:styleId="Heading3Char">
    <w:name w:val="Heading 3 Char"/>
    <w:basedOn w:val="DefaultParagraphFont"/>
    <w:link w:val="Heading3"/>
    <w:uiPriority w:val="9"/>
    <w:rsid w:val="00067FDC"/>
    <w:rPr>
      <w:rFonts w:eastAsia="Times New Roman" w:cstheme="minorHAnsi"/>
      <w:sz w:val="19"/>
      <w:szCs w:val="19"/>
    </w:rPr>
  </w:style>
  <w:style w:type="character" w:styleId="CommentReference">
    <w:name w:val="annotation reference"/>
    <w:basedOn w:val="DefaultParagraphFont"/>
    <w:uiPriority w:val="99"/>
    <w:semiHidden/>
    <w:unhideWhenUsed/>
    <w:rsid w:val="009020E1"/>
    <w:rPr>
      <w:sz w:val="16"/>
      <w:szCs w:val="16"/>
    </w:rPr>
  </w:style>
  <w:style w:type="paragraph" w:styleId="CommentText">
    <w:name w:val="annotation text"/>
    <w:basedOn w:val="Normal"/>
    <w:link w:val="CommentTextChar"/>
    <w:uiPriority w:val="99"/>
    <w:unhideWhenUsed/>
    <w:rsid w:val="009020E1"/>
    <w:pPr>
      <w:spacing w:line="240" w:lineRule="auto"/>
    </w:pPr>
    <w:rPr>
      <w:sz w:val="20"/>
      <w:szCs w:val="20"/>
    </w:rPr>
  </w:style>
  <w:style w:type="character" w:customStyle="1" w:styleId="CommentTextChar">
    <w:name w:val="Comment Text Char"/>
    <w:basedOn w:val="DefaultParagraphFont"/>
    <w:link w:val="CommentText"/>
    <w:uiPriority w:val="99"/>
    <w:rsid w:val="009020E1"/>
    <w:rPr>
      <w:sz w:val="20"/>
      <w:szCs w:val="20"/>
    </w:rPr>
  </w:style>
  <w:style w:type="paragraph" w:styleId="CommentSubject">
    <w:name w:val="annotation subject"/>
    <w:basedOn w:val="CommentText"/>
    <w:next w:val="CommentText"/>
    <w:link w:val="CommentSubjectChar"/>
    <w:uiPriority w:val="99"/>
    <w:semiHidden/>
    <w:unhideWhenUsed/>
    <w:rsid w:val="009020E1"/>
    <w:rPr>
      <w:b/>
      <w:bCs/>
    </w:rPr>
  </w:style>
  <w:style w:type="character" w:customStyle="1" w:styleId="CommentSubjectChar">
    <w:name w:val="Comment Subject Char"/>
    <w:basedOn w:val="CommentTextChar"/>
    <w:link w:val="CommentSubject"/>
    <w:uiPriority w:val="99"/>
    <w:semiHidden/>
    <w:rsid w:val="009020E1"/>
    <w:rPr>
      <w:b/>
      <w:bCs/>
      <w:sz w:val="20"/>
      <w:szCs w:val="20"/>
    </w:rPr>
  </w:style>
  <w:style w:type="paragraph" w:styleId="BalloonText">
    <w:name w:val="Balloon Text"/>
    <w:basedOn w:val="Normal"/>
    <w:link w:val="BalloonTextChar"/>
    <w:uiPriority w:val="99"/>
    <w:semiHidden/>
    <w:unhideWhenUsed/>
    <w:rsid w:val="009020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20E1"/>
    <w:rPr>
      <w:rFonts w:ascii="Segoe UI" w:hAnsi="Segoe UI" w:cs="Segoe UI"/>
      <w:sz w:val="18"/>
      <w:szCs w:val="18"/>
    </w:rPr>
  </w:style>
  <w:style w:type="character" w:customStyle="1" w:styleId="UnresolvedMention1">
    <w:name w:val="Unresolved Mention1"/>
    <w:basedOn w:val="DefaultParagraphFont"/>
    <w:uiPriority w:val="99"/>
    <w:semiHidden/>
    <w:unhideWhenUsed/>
    <w:rsid w:val="00725C60"/>
    <w:rPr>
      <w:color w:val="605E5C"/>
      <w:shd w:val="clear" w:color="auto" w:fill="E1DFDD"/>
    </w:rPr>
  </w:style>
  <w:style w:type="paragraph" w:styleId="Revision">
    <w:name w:val="Revision"/>
    <w:hidden/>
    <w:uiPriority w:val="99"/>
    <w:semiHidden/>
    <w:rsid w:val="00987B7A"/>
    <w:pPr>
      <w:spacing w:after="0" w:line="240" w:lineRule="auto"/>
    </w:pPr>
  </w:style>
  <w:style w:type="paragraph" w:styleId="ListParagraph">
    <w:name w:val="List Paragraph"/>
    <w:basedOn w:val="Normal"/>
    <w:uiPriority w:val="34"/>
    <w:qFormat/>
    <w:rsid w:val="00A12793"/>
    <w:pPr>
      <w:ind w:left="720"/>
      <w:contextualSpacing/>
    </w:pPr>
  </w:style>
  <w:style w:type="paragraph" w:styleId="NormalWeb">
    <w:name w:val="Normal (Web)"/>
    <w:basedOn w:val="Normal"/>
    <w:uiPriority w:val="99"/>
    <w:semiHidden/>
    <w:unhideWhenUsed/>
    <w:rsid w:val="00B80305"/>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B803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993464">
      <w:bodyDiv w:val="1"/>
      <w:marLeft w:val="0"/>
      <w:marRight w:val="0"/>
      <w:marTop w:val="0"/>
      <w:marBottom w:val="0"/>
      <w:divBdr>
        <w:top w:val="none" w:sz="0" w:space="0" w:color="auto"/>
        <w:left w:val="none" w:sz="0" w:space="0" w:color="auto"/>
        <w:bottom w:val="none" w:sz="0" w:space="0" w:color="auto"/>
        <w:right w:val="none" w:sz="0" w:space="0" w:color="auto"/>
      </w:divBdr>
      <w:divsChild>
        <w:div w:id="591007820">
          <w:marLeft w:val="0"/>
          <w:marRight w:val="-60"/>
          <w:marTop w:val="0"/>
          <w:marBottom w:val="0"/>
          <w:divBdr>
            <w:top w:val="none" w:sz="0" w:space="0" w:color="auto"/>
            <w:left w:val="none" w:sz="0" w:space="0" w:color="auto"/>
            <w:bottom w:val="none" w:sz="0" w:space="0" w:color="auto"/>
            <w:right w:val="none" w:sz="0" w:space="0" w:color="auto"/>
          </w:divBdr>
          <w:divsChild>
            <w:div w:id="5325656">
              <w:marLeft w:val="0"/>
              <w:marRight w:val="0"/>
              <w:marTop w:val="0"/>
              <w:marBottom w:val="0"/>
              <w:divBdr>
                <w:top w:val="none" w:sz="0" w:space="0" w:color="auto"/>
                <w:left w:val="none" w:sz="0" w:space="0" w:color="auto"/>
                <w:bottom w:val="none" w:sz="0" w:space="0" w:color="auto"/>
                <w:right w:val="none" w:sz="0" w:space="0" w:color="auto"/>
              </w:divBdr>
              <w:divsChild>
                <w:div w:id="1202743884">
                  <w:marLeft w:val="0"/>
                  <w:marRight w:val="0"/>
                  <w:marTop w:val="0"/>
                  <w:marBottom w:val="0"/>
                  <w:divBdr>
                    <w:top w:val="none" w:sz="0" w:space="0" w:color="auto"/>
                    <w:left w:val="none" w:sz="0" w:space="0" w:color="auto"/>
                    <w:bottom w:val="none" w:sz="0" w:space="0" w:color="auto"/>
                    <w:right w:val="none" w:sz="0" w:space="0" w:color="auto"/>
                  </w:divBdr>
                  <w:divsChild>
                    <w:div w:id="1934509720">
                      <w:marLeft w:val="0"/>
                      <w:marRight w:val="0"/>
                      <w:marTop w:val="0"/>
                      <w:marBottom w:val="0"/>
                      <w:divBdr>
                        <w:top w:val="none" w:sz="0" w:space="0" w:color="auto"/>
                        <w:left w:val="none" w:sz="0" w:space="0" w:color="auto"/>
                        <w:bottom w:val="none" w:sz="0" w:space="0" w:color="auto"/>
                        <w:right w:val="none" w:sz="0" w:space="0" w:color="auto"/>
                      </w:divBdr>
                      <w:divsChild>
                        <w:div w:id="831264079">
                          <w:marLeft w:val="0"/>
                          <w:marRight w:val="0"/>
                          <w:marTop w:val="0"/>
                          <w:marBottom w:val="0"/>
                          <w:divBdr>
                            <w:top w:val="none" w:sz="0" w:space="0" w:color="auto"/>
                            <w:left w:val="none" w:sz="0" w:space="0" w:color="auto"/>
                            <w:bottom w:val="none" w:sz="0" w:space="0" w:color="auto"/>
                            <w:right w:val="none" w:sz="0" w:space="0" w:color="auto"/>
                          </w:divBdr>
                          <w:divsChild>
                            <w:div w:id="93400212">
                              <w:marLeft w:val="0"/>
                              <w:marRight w:val="0"/>
                              <w:marTop w:val="0"/>
                              <w:marBottom w:val="0"/>
                              <w:divBdr>
                                <w:top w:val="none" w:sz="0" w:space="0" w:color="auto"/>
                                <w:left w:val="none" w:sz="0" w:space="0" w:color="auto"/>
                                <w:bottom w:val="none" w:sz="0" w:space="0" w:color="auto"/>
                                <w:right w:val="none" w:sz="0" w:space="0" w:color="auto"/>
                              </w:divBdr>
                              <w:divsChild>
                                <w:div w:id="207338264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acebook.com/AmericanAirline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witter.com/AmericanAi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news.aa.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hyperlink" Target="mailto:mediarelations@aa.com" TargetMode="External"/><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11017\AppData\Roaming\Microsoft\Templates\Press%20Releas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B515B1005CA5140BD574D37EE5BC438" ma:contentTypeVersion="13" ma:contentTypeDescription="Create a new document." ma:contentTypeScope="" ma:versionID="191ec21e7e14488657e3a393d7fa86c3">
  <xsd:schema xmlns:xsd="http://www.w3.org/2001/XMLSchema" xmlns:xs="http://www.w3.org/2001/XMLSchema" xmlns:p="http://schemas.microsoft.com/office/2006/metadata/properties" xmlns:ns3="a53d0814-6219-4ceb-941c-c8e67e90d9d9" xmlns:ns4="4d0db74e-e1b3-49a6-9f96-2d0d1f9f52ec" targetNamespace="http://schemas.microsoft.com/office/2006/metadata/properties" ma:root="true" ma:fieldsID="e00daed74e250de95bdc4647fbecf066" ns3:_="" ns4:_="">
    <xsd:import namespace="a53d0814-6219-4ceb-941c-c8e67e90d9d9"/>
    <xsd:import namespace="4d0db74e-e1b3-49a6-9f96-2d0d1f9f52e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3d0814-6219-4ceb-941c-c8e67e90d9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0db74e-e1b3-49a6-9f96-2d0d1f9f52e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983C92-12F5-4343-84BC-C8FB0AB1DA38}">
  <ds:schemaRefs>
    <ds:schemaRef ds:uri="http://schemas.microsoft.com/sharepoint/v3/contenttype/forms"/>
  </ds:schemaRefs>
</ds:datastoreItem>
</file>

<file path=customXml/itemProps2.xml><?xml version="1.0" encoding="utf-8"?>
<ds:datastoreItem xmlns:ds="http://schemas.openxmlformats.org/officeDocument/2006/customXml" ds:itemID="{72FD5C12-DB7B-44C7-90FC-01150E2326D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865C9F4-EF60-4D97-8D33-97736684A21B}">
  <ds:schemaRefs>
    <ds:schemaRef ds:uri="http://schemas.openxmlformats.org/officeDocument/2006/bibliography"/>
  </ds:schemaRefs>
</ds:datastoreItem>
</file>

<file path=customXml/itemProps4.xml><?xml version="1.0" encoding="utf-8"?>
<ds:datastoreItem xmlns:ds="http://schemas.openxmlformats.org/officeDocument/2006/customXml" ds:itemID="{48787FD1-3E6C-4787-9E44-73E612A1AE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3d0814-6219-4ceb-941c-c8e67e90d9d9"/>
    <ds:schemaRef ds:uri="4d0db74e-e1b3-49a6-9f96-2d0d1f9f52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9793faf-eb3f-4d99-a0cf-aef7cce79dc1}" enabled="0" method="" siteId="{49793faf-eb3f-4d99-a0cf-aef7cce79dc1}" removed="1"/>
</clbl:labelList>
</file>

<file path=docProps/app.xml><?xml version="1.0" encoding="utf-8"?>
<Properties xmlns="http://schemas.openxmlformats.org/officeDocument/2006/extended-properties" xmlns:vt="http://schemas.openxmlformats.org/officeDocument/2006/docPropsVTypes">
  <Template>C:\Users\811017\AppData\Roaming\Microsoft\Templates\Press Release template.dotx</Template>
  <TotalTime>8</TotalTime>
  <Pages>2</Pages>
  <Words>759</Words>
  <Characters>4329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American Airlines</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Jay</dc:creator>
  <cp:keywords/>
  <dc:description/>
  <cp:lastModifiedBy>Mejia, Steven</cp:lastModifiedBy>
  <cp:revision>3</cp:revision>
  <cp:lastPrinted>2019-12-10T00:53:00Z</cp:lastPrinted>
  <dcterms:created xsi:type="dcterms:W3CDTF">2025-07-01T15:04:00Z</dcterms:created>
  <dcterms:modified xsi:type="dcterms:W3CDTF">2025-07-01T15:07:00Z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0x0101008B515B1005CA5140BD574D37EE5BC438</vt:lpwstr>
  </property>
</Properties>
</file>